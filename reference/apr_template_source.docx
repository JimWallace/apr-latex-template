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Pr="00C75CAC" w:rsidR="005C787C" w:rsidP="00633CD1" w:rsidRDefault="00633CD1" w14:paraId="27B6E1F8" w14:textId="58CF4DEA">
      <w:pPr>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C75CAC" w:rsidR="005C787C">
        <w:rPr>
          <w:rFonts w:ascii="Times New Roman" w:hAnsi="Times New Roman" w:cs="Times New Roman"/>
          <w:b/>
        </w:rPr>
        <w:t>Attachment A</w:t>
      </w:r>
    </w:p>
    <w:p w:rsidRPr="00787CD4" w:rsidR="00094E80" w:rsidP="001124D1" w:rsidRDefault="00275964" w14:paraId="2E07B8D8" w14:textId="77777777">
      <w:pPr>
        <w:jc w:val="center"/>
        <w:rPr>
          <w:rFonts w:cstheme="minorHAnsi"/>
          <w:b/>
          <w:u w:val="single"/>
        </w:rPr>
      </w:pPr>
      <w:r w:rsidRPr="00787CD4">
        <w:rPr>
          <w:rFonts w:cstheme="minorHAnsi"/>
          <w:b/>
          <w:u w:val="single"/>
        </w:rPr>
        <w:t xml:space="preserve">FACULTY </w:t>
      </w:r>
      <w:r w:rsidRPr="00787CD4" w:rsidR="001124D1">
        <w:rPr>
          <w:rFonts w:cstheme="minorHAnsi"/>
          <w:b/>
          <w:u w:val="single"/>
        </w:rPr>
        <w:t>PERFORMANCE REVIEW</w:t>
      </w:r>
      <w:r w:rsidRPr="00787CD4" w:rsidR="001235C0">
        <w:rPr>
          <w:rFonts w:cstheme="minorHAnsi"/>
          <w:b/>
          <w:u w:val="single"/>
        </w:rPr>
        <w:t>S</w:t>
      </w:r>
    </w:p>
    <w:p w:rsidRPr="00787CD4" w:rsidR="00275964" w:rsidP="001124D1" w:rsidRDefault="00C80C9B" w14:paraId="794AF076" w14:textId="43E93103">
      <w:pPr>
        <w:jc w:val="center"/>
        <w:rPr>
          <w:rFonts w:cstheme="minorHAnsi"/>
          <w:b/>
          <w:u w:val="single"/>
        </w:rPr>
      </w:pPr>
      <w:r w:rsidRPr="00787CD4">
        <w:rPr>
          <w:rFonts w:cstheme="minorHAnsi"/>
          <w:b/>
          <w:u w:val="single"/>
        </w:rPr>
        <w:t>Faculty of Health</w:t>
      </w:r>
    </w:p>
    <w:p w:rsidRPr="00787CD4" w:rsidR="009458E4" w:rsidP="00F261EB" w:rsidRDefault="009458E4" w14:paraId="4AF7CF56" w14:textId="3DAB7977">
      <w:pPr>
        <w:rPr>
          <w:rFonts w:cstheme="minorHAnsi"/>
          <w:b/>
          <w:lang w:eastAsia="en-CA"/>
        </w:rPr>
      </w:pPr>
      <w:r w:rsidRPr="00787CD4">
        <w:rPr>
          <w:rFonts w:cstheme="minorHAnsi"/>
          <w:b/>
          <w:lang w:eastAsia="en-CA"/>
        </w:rPr>
        <w:t xml:space="preserve">For probationary and definite term contract appointments – evaluation is conducted </w:t>
      </w:r>
      <w:r w:rsidRPr="00787CD4">
        <w:rPr>
          <w:rFonts w:cstheme="minorHAnsi"/>
          <w:b/>
          <w:u w:val="single"/>
          <w:lang w:eastAsia="en-CA"/>
        </w:rPr>
        <w:t>annually</w:t>
      </w:r>
      <w:r w:rsidR="00A8597B">
        <w:rPr>
          <w:rFonts w:cstheme="minorHAnsi"/>
          <w:b/>
          <w:u w:val="single"/>
          <w:lang w:eastAsia="en-CA"/>
        </w:rPr>
        <w:t>.</w:t>
      </w:r>
    </w:p>
    <w:p w:rsidRPr="00787CD4" w:rsidR="009458E4" w:rsidP="00F261EB" w:rsidRDefault="009458E4" w14:paraId="1FD9E272" w14:textId="2702B105">
      <w:pPr>
        <w:rPr>
          <w:rFonts w:cstheme="minorHAnsi"/>
          <w:b/>
          <w:lang w:eastAsia="en-CA"/>
        </w:rPr>
      </w:pPr>
      <w:r w:rsidRPr="00787CD4">
        <w:rPr>
          <w:rFonts w:cstheme="minorHAnsi"/>
          <w:b/>
          <w:lang w:eastAsia="en-CA"/>
        </w:rPr>
        <w:t>For</w:t>
      </w:r>
      <w:r w:rsidR="00D904ED">
        <w:rPr>
          <w:rFonts w:cstheme="minorHAnsi"/>
          <w:b/>
          <w:lang w:eastAsia="en-CA"/>
        </w:rPr>
        <w:t xml:space="preserve"> </w:t>
      </w:r>
      <w:r w:rsidRPr="00951F6F" w:rsidR="00D904ED">
        <w:rPr>
          <w:rFonts w:cstheme="minorHAnsi"/>
          <w:b/>
          <w:lang w:eastAsia="en-CA"/>
        </w:rPr>
        <w:t>permanent</w:t>
      </w:r>
      <w:r w:rsidR="00D904ED">
        <w:rPr>
          <w:rFonts w:cstheme="minorHAnsi"/>
          <w:b/>
          <w:lang w:eastAsia="en-CA"/>
        </w:rPr>
        <w:t xml:space="preserve"> or </w:t>
      </w:r>
      <w:r w:rsidRPr="00787CD4">
        <w:rPr>
          <w:rFonts w:cstheme="minorHAnsi"/>
          <w:b/>
          <w:lang w:eastAsia="en-CA"/>
        </w:rPr>
        <w:t xml:space="preserve">tenured faculty </w:t>
      </w:r>
      <w:r w:rsidR="00D904ED">
        <w:rPr>
          <w:rFonts w:cstheme="minorHAnsi"/>
          <w:b/>
          <w:lang w:eastAsia="en-CA"/>
        </w:rPr>
        <w:t xml:space="preserve">- </w:t>
      </w:r>
      <w:r w:rsidRPr="00787CD4">
        <w:rPr>
          <w:rFonts w:cstheme="minorHAnsi"/>
          <w:b/>
          <w:lang w:eastAsia="en-CA"/>
        </w:rPr>
        <w:t xml:space="preserve"> evaluation is conducted </w:t>
      </w:r>
      <w:r w:rsidRPr="00787CD4">
        <w:rPr>
          <w:rFonts w:cstheme="minorHAnsi"/>
          <w:b/>
          <w:u w:val="single"/>
          <w:lang w:eastAsia="en-CA"/>
        </w:rPr>
        <w:t>every two years</w:t>
      </w:r>
      <w:r w:rsidRPr="00787CD4">
        <w:rPr>
          <w:rFonts w:cstheme="minorHAnsi"/>
          <w:b/>
          <w:lang w:eastAsia="en-CA"/>
        </w:rPr>
        <w:t xml:space="preserve"> (biennial cycle is conducted on “odd” year cycle)</w:t>
      </w:r>
      <w:r w:rsidR="00A8597B">
        <w:rPr>
          <w:rFonts w:cstheme="minorHAnsi"/>
          <w:b/>
          <w:lang w:eastAsia="en-CA"/>
        </w:rPr>
        <w:t>.</w:t>
      </w:r>
    </w:p>
    <w:p w:rsidRPr="00787CD4" w:rsidR="009458E4" w:rsidP="00F261EB" w:rsidRDefault="009458E4" w14:paraId="04D0FED8" w14:textId="435A4B4B">
      <w:pPr>
        <w:rPr>
          <w:rFonts w:cstheme="minorHAnsi"/>
          <w:b/>
          <w:lang w:eastAsia="en-CA"/>
        </w:rPr>
      </w:pPr>
      <w:r w:rsidRPr="00787CD4">
        <w:rPr>
          <w:rFonts w:cstheme="minorHAnsi"/>
          <w:b/>
          <w:lang w:eastAsia="en-CA"/>
        </w:rPr>
        <w:t>Faculty awarded tenure</w:t>
      </w:r>
      <w:r w:rsidR="00DC16FF">
        <w:rPr>
          <w:rFonts w:cstheme="minorHAnsi"/>
          <w:b/>
          <w:lang w:eastAsia="en-CA"/>
        </w:rPr>
        <w:t xml:space="preserve"> or permanence </w:t>
      </w:r>
      <w:r w:rsidRPr="00787CD4">
        <w:rPr>
          <w:rFonts w:cstheme="minorHAnsi"/>
          <w:b/>
          <w:lang w:eastAsia="en-CA"/>
        </w:rPr>
        <w:t xml:space="preserve">during an even year – evaluation will be conducted for a single year, and then the following evaluation will be based on two years </w:t>
      </w:r>
      <w:r w:rsidRPr="00787CD4" w:rsidR="00787CD4">
        <w:rPr>
          <w:rFonts w:cstheme="minorHAnsi"/>
          <w:b/>
          <w:lang w:eastAsia="en-CA"/>
        </w:rPr>
        <w:t>to</w:t>
      </w:r>
      <w:r w:rsidRPr="00787CD4">
        <w:rPr>
          <w:rFonts w:cstheme="minorHAnsi"/>
          <w:b/>
          <w:lang w:eastAsia="en-CA"/>
        </w:rPr>
        <w:t xml:space="preserve"> transition to the biennial cycle.</w:t>
      </w:r>
    </w:p>
    <w:p w:rsidRPr="00787CD4" w:rsidR="009B70B3" w:rsidP="00F261EB" w:rsidRDefault="009266C4" w14:paraId="60CD4642" w14:textId="4DC30DE0">
      <w:pPr>
        <w:rPr>
          <w:rFonts w:cstheme="minorHAnsi"/>
          <w:lang w:eastAsia="en-CA"/>
        </w:rPr>
      </w:pPr>
      <w:r w:rsidRPr="00787CD4">
        <w:rPr>
          <w:rFonts w:cstheme="minorHAnsi"/>
          <w:color w:val="000000"/>
          <w:u w:val="single"/>
          <w:shd w:val="clear" w:color="auto" w:fill="FFFFFF"/>
        </w:rPr>
        <w:t>Note</w:t>
      </w:r>
      <w:r w:rsidRPr="00787CD4">
        <w:rPr>
          <w:rFonts w:cstheme="minorHAnsi"/>
          <w:color w:val="000000"/>
          <w:shd w:val="clear" w:color="auto" w:fill="FFFFFF"/>
        </w:rPr>
        <w:t xml:space="preserve">:  </w:t>
      </w:r>
      <w:r w:rsidRPr="00787CD4" w:rsidR="009B70B3">
        <w:rPr>
          <w:rFonts w:cstheme="minorHAnsi"/>
          <w:color w:val="000000"/>
          <w:shd w:val="clear" w:color="auto" w:fill="FFFFFF"/>
        </w:rPr>
        <w:t xml:space="preserve">Members shall provide documentation for the calendar year(s) under evaluation (one year for </w:t>
      </w:r>
      <w:r w:rsidR="00A8597B">
        <w:rPr>
          <w:rFonts w:cstheme="minorHAnsi"/>
          <w:color w:val="000000"/>
          <w:shd w:val="clear" w:color="auto" w:fill="FFFFFF"/>
        </w:rPr>
        <w:t>m</w:t>
      </w:r>
      <w:r w:rsidRPr="00787CD4" w:rsidR="009B70B3">
        <w:rPr>
          <w:rFonts w:cstheme="minorHAnsi"/>
          <w:color w:val="000000"/>
          <w:shd w:val="clear" w:color="auto" w:fill="FFFFFF"/>
        </w:rPr>
        <w:t>embers holding probationary or definite-term appointments, and two years for</w:t>
      </w:r>
      <w:r w:rsidR="00A8597B">
        <w:rPr>
          <w:rFonts w:cstheme="minorHAnsi"/>
          <w:color w:val="000000"/>
          <w:shd w:val="clear" w:color="auto" w:fill="FFFFFF"/>
        </w:rPr>
        <w:t xml:space="preserve"> m</w:t>
      </w:r>
      <w:r w:rsidRPr="00787CD4" w:rsidR="009B70B3">
        <w:rPr>
          <w:rFonts w:cstheme="minorHAnsi"/>
          <w:color w:val="000000"/>
          <w:shd w:val="clear" w:color="auto" w:fill="FFFFFF"/>
        </w:rPr>
        <w:t xml:space="preserve">embers holding </w:t>
      </w:r>
      <w:r w:rsidRPr="00951F6F" w:rsidR="00BC4D82">
        <w:rPr>
          <w:rFonts w:cstheme="minorHAnsi"/>
          <w:color w:val="000000"/>
          <w:shd w:val="clear" w:color="auto" w:fill="FFFFFF"/>
        </w:rPr>
        <w:t>permanent</w:t>
      </w:r>
      <w:r w:rsidR="00BC4D82">
        <w:rPr>
          <w:rFonts w:cstheme="minorHAnsi"/>
          <w:color w:val="000000"/>
          <w:shd w:val="clear" w:color="auto" w:fill="FFFFFF"/>
        </w:rPr>
        <w:t xml:space="preserve"> or </w:t>
      </w:r>
      <w:r w:rsidRPr="00787CD4" w:rsidR="009B70B3">
        <w:rPr>
          <w:rFonts w:cstheme="minorHAnsi"/>
          <w:color w:val="000000"/>
          <w:shd w:val="clear" w:color="auto" w:fill="FFFFFF"/>
        </w:rPr>
        <w:t xml:space="preserve">tenured appointments). </w:t>
      </w:r>
      <w:r w:rsidR="0043667C">
        <w:rPr>
          <w:rFonts w:cstheme="minorHAnsi"/>
          <w:color w:val="000000"/>
          <w:shd w:val="clear" w:color="auto" w:fill="FFFFFF"/>
        </w:rPr>
        <w:t>In addition, m</w:t>
      </w:r>
      <w:r w:rsidRPr="00787CD4" w:rsidR="009B70B3">
        <w:rPr>
          <w:rFonts w:cstheme="minorHAnsi"/>
          <w:color w:val="000000"/>
          <w:shd w:val="clear" w:color="auto" w:fill="FFFFFF"/>
        </w:rPr>
        <w:t>embers shall provide documentation for the number of previous years specified by their Faculty Guidelines</w:t>
      </w:r>
      <w:r w:rsidR="001759DE">
        <w:rPr>
          <w:rFonts w:cstheme="minorHAnsi"/>
          <w:color w:val="000000"/>
          <w:shd w:val="clear" w:color="auto" w:fill="FFFFFF"/>
        </w:rPr>
        <w:t xml:space="preserve">. </w:t>
      </w:r>
      <w:r w:rsidRPr="00787CD4" w:rsidR="009B70B3">
        <w:rPr>
          <w:rFonts w:cstheme="minorHAnsi"/>
          <w:color w:val="000000"/>
          <w:shd w:val="clear" w:color="auto" w:fill="FFFFFF"/>
        </w:rPr>
        <w:t>Scholarship shall be assessed on the total evidence from a window of two years. Teaching and service shall be assessed on the evidence from the year(s) under evaluation. The remaining documented years shall provide context to the assessed evidence</w:t>
      </w:r>
      <w:r w:rsidRPr="00787CD4" w:rsidR="009C5C50">
        <w:rPr>
          <w:rFonts w:cstheme="minorHAnsi"/>
          <w:color w:val="000000"/>
          <w:shd w:val="clear" w:color="auto" w:fill="FFFFFF"/>
        </w:rPr>
        <w:t xml:space="preserve"> </w:t>
      </w:r>
      <w:r w:rsidRPr="00787CD4" w:rsidR="00CC7CD5">
        <w:rPr>
          <w:rFonts w:cstheme="minorHAnsi"/>
          <w:color w:val="000000"/>
          <w:shd w:val="clear" w:color="auto" w:fill="FFFFFF"/>
        </w:rPr>
        <w:t>(</w:t>
      </w:r>
      <w:proofErr w:type="spellStart"/>
      <w:r w:rsidRPr="00787CD4" w:rsidR="009C5C50">
        <w:rPr>
          <w:rFonts w:cstheme="minorHAnsi"/>
          <w:color w:val="000000"/>
          <w:shd w:val="clear" w:color="auto" w:fill="FFFFFF"/>
        </w:rPr>
        <w:t>MoA</w:t>
      </w:r>
      <w:proofErr w:type="spellEnd"/>
      <w:r w:rsidRPr="00787CD4" w:rsidR="009C5C50">
        <w:rPr>
          <w:rFonts w:cstheme="minorHAnsi"/>
          <w:color w:val="000000"/>
          <w:shd w:val="clear" w:color="auto" w:fill="FFFFFF"/>
        </w:rPr>
        <w:t xml:space="preserve"> article 13.5</w:t>
      </w:r>
      <w:r w:rsidRPr="00787CD4" w:rsidR="00CC7CD5">
        <w:rPr>
          <w:rFonts w:cstheme="minorHAnsi"/>
          <w:color w:val="000000"/>
          <w:shd w:val="clear" w:color="auto" w:fill="FFFFFF"/>
        </w:rPr>
        <w:t>.2 (b)</w:t>
      </w:r>
      <w:r w:rsidRPr="00787CD4" w:rsidR="009C5C50">
        <w:rPr>
          <w:rFonts w:cstheme="minorHAnsi"/>
          <w:color w:val="000000"/>
          <w:shd w:val="clear" w:color="auto" w:fill="FFFFFF"/>
        </w:rPr>
        <w:t>)</w:t>
      </w:r>
      <w:r w:rsidRPr="00787CD4" w:rsidR="000274A7">
        <w:rPr>
          <w:rFonts w:cstheme="minorHAnsi"/>
          <w:color w:val="000000"/>
          <w:shd w:val="clear" w:color="auto" w:fill="FFFFFF"/>
        </w:rPr>
        <w:t>.</w:t>
      </w:r>
    </w:p>
    <w:p w:rsidRPr="005C6039" w:rsidR="001124D1" w:rsidP="710194F1" w:rsidRDefault="00DA28E7" w14:paraId="3E0D4F1B" w14:textId="6A65AE8C">
      <w:pPr>
        <w:rPr>
          <w:rFonts w:cs="Calibri" w:cstheme="minorAscii"/>
        </w:rPr>
      </w:pPr>
      <w:r w:rsidRPr="710194F1">
        <w:rPr>
          <w:rStyle w:val="FootnoteReference"/>
          <w:rFonts w:cs="Calibri" w:cstheme="minorAscii"/>
          <w:b w:val="1"/>
          <w:bCs w:val="1"/>
          <w:u w:val="single"/>
        </w:rPr>
        <w:footnoteReference w:id="2"/>
      </w:r>
      <w:r w:rsidRPr="710194F1" w:rsidR="001124D1">
        <w:rPr>
          <w:rFonts w:cs="Calibri" w:cstheme="minorAscii"/>
        </w:rPr>
        <w:t>For review year</w:t>
      </w:r>
      <w:r w:rsidRPr="710194F1" w:rsidR="00275964">
        <w:rPr>
          <w:rFonts w:cs="Calibri" w:cstheme="minorAscii"/>
        </w:rPr>
        <w:t>(s)</w:t>
      </w:r>
      <w:r w:rsidRPr="710194F1" w:rsidR="001124D1">
        <w:rPr>
          <w:rFonts w:cs="Calibri" w:cstheme="minorAscii"/>
        </w:rPr>
        <w:t xml:space="preserve">: </w:t>
      </w:r>
      <w:ins w:author="Kelly Anthony" w:date="2025-01-05T20:11:50.885Z" w:id="1094294925">
        <w:r w:rsidRPr="710194F1" w:rsidR="330A881A">
          <w:rPr>
            <w:rFonts w:cs="Calibri" w:cstheme="minorAscii"/>
          </w:rPr>
          <w:t xml:space="preserve">2023-2024</w:t>
        </w:r>
      </w:ins>
    </w:p>
    <w:p w:rsidRPr="005C6039" w:rsidR="001124D1" w:rsidP="710194F1" w:rsidRDefault="001124D1" w14:paraId="1FA0A5B0" w14:textId="338ADFDC">
      <w:pPr>
        <w:spacing w:before="240"/>
        <w:rPr>
          <w:rFonts w:cs="Calibri" w:cstheme="minorAscii"/>
        </w:rPr>
      </w:pPr>
      <w:r w:rsidRPr="710194F1" w:rsidR="001124D1">
        <w:rPr>
          <w:rFonts w:cs="Calibri" w:cstheme="minorAscii"/>
        </w:rPr>
        <w:t>Faculty member’s name:</w:t>
      </w:r>
      <w:ins w:author="Kelly Anthony" w:date="2025-01-05T20:11:57.854Z" w:id="186591495">
        <w:r w:rsidRPr="710194F1" w:rsidR="7B121269">
          <w:rPr>
            <w:rFonts w:cs="Calibri" w:cstheme="minorAscii"/>
          </w:rPr>
          <w:t xml:space="preserve">   Kelly Anthony</w:t>
        </w:r>
      </w:ins>
    </w:p>
    <w:p w:rsidRPr="005C6039" w:rsidR="004057F5" w:rsidP="710194F1" w:rsidRDefault="001124D1" w14:paraId="71011379" w14:textId="742198B8">
      <w:pPr>
        <w:spacing w:before="240"/>
        <w:rPr>
          <w:rFonts w:cs="Calibri" w:cstheme="minorAscii"/>
        </w:rPr>
      </w:pPr>
      <w:r w:rsidRPr="710194F1" w:rsidR="001124D1">
        <w:rPr>
          <w:rFonts w:cs="Calibri" w:cstheme="minorAscii"/>
        </w:rPr>
        <w:t xml:space="preserve">Rank (as of Dec 31): </w:t>
      </w:r>
      <w:ins w:author="Kelly Anthony" w:date="2025-01-05T20:12:11.593Z" w:id="879820599">
        <w:r w:rsidRPr="710194F1" w:rsidR="70357836">
          <w:rPr>
            <w:rFonts w:cs="Calibri" w:cstheme="minorAscii"/>
          </w:rPr>
          <w:t>Associate Professor, Teaching Stream</w:t>
        </w:r>
      </w:ins>
    </w:p>
    <w:p w:rsidRPr="005C6039" w:rsidR="001124D1" w:rsidP="710194F1" w:rsidRDefault="001124D1" w14:paraId="5154EE2F" w14:textId="7D358FAD">
      <w:pPr>
        <w:spacing w:before="240"/>
        <w:rPr>
          <w:rFonts w:cs="Calibri" w:cstheme="minorAscii"/>
        </w:rPr>
      </w:pPr>
      <w:r w:rsidRPr="710194F1" w:rsidR="001124D1">
        <w:rPr>
          <w:rFonts w:cs="Calibri" w:cstheme="minorAscii"/>
        </w:rPr>
        <w:t xml:space="preserve">Appointment Type: </w:t>
      </w:r>
      <w:ins w:author="Kelly Anthony" w:date="2025-01-05T20:12:35.685Z" w:id="9523712">
        <w:r w:rsidRPr="710194F1" w:rsidR="08EF9C26">
          <w:rPr>
            <w:rFonts w:cs="Calibri" w:cstheme="minorAscii"/>
          </w:rPr>
          <w:t>Permanent</w:t>
        </w:r>
      </w:ins>
    </w:p>
    <w:p w:rsidRPr="005C6039" w:rsidR="001124D1" w:rsidP="00F261EB" w:rsidRDefault="001124D1" w14:paraId="42426A33" w14:textId="0790F4B5">
      <w:pPr>
        <w:spacing w:before="240"/>
        <w:rPr>
          <w:rFonts w:cstheme="minorHAnsi"/>
          <w:bCs/>
        </w:rPr>
      </w:pPr>
      <w:r w:rsidRPr="005C6039">
        <w:rPr>
          <w:rFonts w:cstheme="minorHAnsi"/>
          <w:bCs/>
        </w:rPr>
        <w:t>Appointment Category</w:t>
      </w:r>
      <w:r w:rsidRPr="005C6039" w:rsidR="00F1389A">
        <w:rPr>
          <w:rFonts w:cstheme="minorHAnsi"/>
          <w:bCs/>
        </w:rPr>
        <w:t>:</w:t>
      </w:r>
    </w:p>
    <w:p w:rsidRPr="005C6039" w:rsidR="00F1389A" w:rsidP="00F261EB" w:rsidRDefault="00F1389A" w14:paraId="5091C254" w14:textId="77777777">
      <w:pPr>
        <w:spacing w:after="0"/>
        <w:rPr>
          <w:rFonts w:cstheme="minorHAnsi"/>
          <w:bCs/>
        </w:rPr>
      </w:pPr>
      <w:r w:rsidRPr="005C6039">
        <w:rPr>
          <w:rFonts w:cstheme="minorHAnsi"/>
          <w:bCs/>
        </w:rPr>
        <w:t xml:space="preserve">Current/previous sabbatical/special leave, unpaid leave, and sick leave date: </w:t>
      </w:r>
    </w:p>
    <w:p w:rsidRPr="005C6039" w:rsidR="0028381C" w:rsidP="710194F1" w:rsidRDefault="0028381C" w14:paraId="08F0FA4D" w14:textId="40A39BF2">
      <w:pPr>
        <w:spacing w:before="240"/>
        <w:rPr>
          <w:rFonts w:cs="Calibri" w:cstheme="minorAscii"/>
        </w:rPr>
      </w:pPr>
      <w:r w:rsidRPr="710194F1" w:rsidR="0028381C">
        <w:rPr>
          <w:rFonts w:cs="Calibri" w:cstheme="minorAscii"/>
        </w:rPr>
        <w:t xml:space="preserve">Please </w:t>
      </w:r>
      <w:r w:rsidRPr="710194F1" w:rsidR="0028381C">
        <w:rPr>
          <w:rFonts w:cs="Calibri" w:cstheme="minorAscii"/>
        </w:rPr>
        <w:t>indicate</w:t>
      </w:r>
      <w:r w:rsidRPr="710194F1" w:rsidR="0028381C">
        <w:rPr>
          <w:rFonts w:cs="Calibri" w:cstheme="minorAscii"/>
        </w:rPr>
        <w:t xml:space="preserve"> reduced workload</w:t>
      </w:r>
      <w:r w:rsidRPr="710194F1" w:rsidR="009734C0">
        <w:rPr>
          <w:rFonts w:cs="Calibri" w:cstheme="minorAscii"/>
        </w:rPr>
        <w:t xml:space="preserve"> weighting</w:t>
      </w:r>
      <w:r w:rsidRPr="710194F1" w:rsidR="0028381C">
        <w:rPr>
          <w:rFonts w:cs="Calibri" w:cstheme="minorAscii"/>
        </w:rPr>
        <w:t xml:space="preserve"> percentage, if different than 100%: </w:t>
      </w:r>
      <w:ins w:author="Kelly Anthony" w:date="2025-01-05T20:13:08.57Z" w:id="995145039">
        <w:r w:rsidRPr="710194F1" w:rsidR="270C89F3">
          <w:rPr>
            <w:rFonts w:cs="Calibri" w:cstheme="minorAscii"/>
          </w:rPr>
          <w:t xml:space="preserve"> </w:t>
        </w:r>
      </w:ins>
    </w:p>
    <w:p w:rsidRPr="005C6039" w:rsidR="00275964" w:rsidP="00F261EB" w:rsidRDefault="00275964" w14:paraId="1FBF124C" w14:textId="47EB05CB">
      <w:pPr>
        <w:spacing w:before="240"/>
        <w:rPr>
          <w:rFonts w:cstheme="minorHAnsi"/>
          <w:bCs/>
        </w:rPr>
      </w:pPr>
      <w:r w:rsidRPr="005C6039">
        <w:rPr>
          <w:rFonts w:cstheme="minorHAnsi"/>
          <w:bCs/>
        </w:rPr>
        <w:t xml:space="preserve">Weightings need to be formalized in </w:t>
      </w:r>
      <w:r w:rsidR="00C4796E">
        <w:rPr>
          <w:rFonts w:cstheme="minorHAnsi"/>
          <w:bCs/>
        </w:rPr>
        <w:t>the member’s</w:t>
      </w:r>
      <w:r w:rsidR="00733A3F">
        <w:rPr>
          <w:rFonts w:cstheme="minorHAnsi"/>
          <w:bCs/>
        </w:rPr>
        <w:t xml:space="preserve"> letter of appointment</w:t>
      </w:r>
      <w:r w:rsidRPr="005C6039">
        <w:rPr>
          <w:rFonts w:cstheme="minorHAnsi"/>
          <w:bCs/>
        </w:rPr>
        <w:t>; any changes must be confirmed, in writing, with Chair/Director (copy to be forwarded to the Faculty Office for personnel file).</w:t>
      </w:r>
    </w:p>
    <w:p w:rsidR="001B2C99" w:rsidP="005C6039" w:rsidRDefault="005C6039" w14:paraId="3C963311" w14:textId="1444D795">
      <w:pPr>
        <w:spacing w:after="0" w:line="240" w:lineRule="auto"/>
        <w:rPr>
          <w:rFonts w:cstheme="minorHAnsi"/>
          <w:bCs/>
        </w:rPr>
      </w:pPr>
      <w:r w:rsidRPr="00661C8B">
        <w:rPr>
          <w:rFonts w:cstheme="minorHAnsi"/>
          <w:bCs/>
        </w:rPr>
        <w:t>For members on a biennial performance review cycle, the rating for non-review year</w:t>
      </w:r>
      <w:r w:rsidRPr="00661C8B" w:rsidR="00260E96">
        <w:rPr>
          <w:rFonts w:cstheme="minorHAnsi"/>
          <w:bCs/>
        </w:rPr>
        <w:t>s</w:t>
      </w:r>
      <w:r w:rsidRPr="00661C8B">
        <w:rPr>
          <w:rFonts w:cstheme="minorHAnsi"/>
          <w:bCs/>
        </w:rPr>
        <w:t xml:space="preserve"> shall be equal to the rating for the previous review year.</w:t>
      </w:r>
    </w:p>
    <w:p w:rsidR="001B2C99" w:rsidRDefault="001B2C99" w14:paraId="300F2C7F" w14:textId="77777777">
      <w:pPr>
        <w:rPr>
          <w:rFonts w:cstheme="minorHAnsi"/>
          <w:bCs/>
        </w:rPr>
      </w:pPr>
      <w:r>
        <w:rPr>
          <w:rFonts w:cstheme="minorHAnsi"/>
          <w:bCs/>
        </w:rPr>
        <w:br w:type="page"/>
      </w:r>
    </w:p>
    <w:p w:rsidRPr="00787CD4" w:rsidR="004C7D76" w:rsidP="00F261EB" w:rsidRDefault="00493A1F" w14:paraId="75804D02" w14:textId="266FDBD4">
      <w:pPr>
        <w:spacing w:before="240"/>
        <w:rPr>
          <w:rFonts w:cstheme="minorHAnsi"/>
        </w:rPr>
        <w:sectPr w:rsidRPr="00787CD4" w:rsidR="004C7D76" w:rsidSect="00F261EB">
          <w:footerReference w:type="default" r:id="rId11"/>
          <w:pgSz w:w="12240" w:h="15840" w:orient="portrait"/>
          <w:pgMar w:top="1440" w:right="1440" w:bottom="720" w:left="1440" w:header="720" w:footer="720" w:gutter="0"/>
          <w:cols w:space="720"/>
          <w:docGrid w:linePitch="360"/>
        </w:sectPr>
      </w:pPr>
      <w:r w:rsidRPr="005C6039">
        <w:rPr>
          <w:rFonts w:cstheme="minorHAnsi"/>
          <w:bCs/>
        </w:rPr>
        <w:t>Workload Weightings:</w:t>
      </w:r>
      <w:r w:rsidRPr="005C6039">
        <w:rPr>
          <w:rFonts w:cstheme="minorHAnsi"/>
          <w:bCs/>
        </w:rPr>
        <w:tab/>
      </w:r>
      <w:r w:rsidRPr="00787CD4">
        <w:rPr>
          <w:rFonts w:cstheme="minorHAnsi"/>
        </w:rPr>
        <w:t xml:space="preserve">  </w:t>
      </w:r>
    </w:p>
    <w:p w:rsidRPr="005C6039" w:rsidR="00275964" w:rsidP="008D13F6" w:rsidRDefault="00275964" w14:paraId="5617488D" w14:textId="77777777">
      <w:pPr>
        <w:spacing w:after="0"/>
        <w:ind w:left="1440" w:firstLine="720"/>
        <w:rPr>
          <w:rFonts w:cstheme="minorHAnsi"/>
          <w:bCs/>
        </w:rPr>
      </w:pPr>
      <w:r w:rsidRPr="005C6039">
        <w:rPr>
          <w:rFonts w:cstheme="minorHAnsi"/>
          <w:bCs/>
          <w:u w:val="single"/>
        </w:rPr>
        <w:t>Year 1</w:t>
      </w:r>
      <w:r w:rsidRPr="005C6039">
        <w:rPr>
          <w:rFonts w:cstheme="minorHAnsi"/>
          <w:bCs/>
        </w:rPr>
        <w:t>:</w:t>
      </w:r>
      <w:r w:rsidRPr="005C6039">
        <w:rPr>
          <w:rFonts w:cstheme="minorHAnsi"/>
          <w:bCs/>
        </w:rPr>
        <w:tab/>
      </w:r>
      <w:r w:rsidRPr="005C6039">
        <w:rPr>
          <w:rFonts w:cstheme="minorHAnsi"/>
          <w:bCs/>
        </w:rPr>
        <w:tab/>
      </w:r>
      <w:r w:rsidRPr="005C6039">
        <w:rPr>
          <w:rFonts w:cstheme="minorHAnsi"/>
          <w:bCs/>
        </w:rPr>
        <w:tab/>
      </w:r>
      <w:r w:rsidRPr="005C6039">
        <w:rPr>
          <w:rFonts w:cstheme="minorHAnsi"/>
          <w:bCs/>
        </w:rPr>
        <w:tab/>
      </w:r>
    </w:p>
    <w:p w:rsidRPr="005C6039" w:rsidR="00493A1F" w:rsidP="710194F1" w:rsidRDefault="00493A1F" w14:paraId="564736FE" w14:textId="177473C4">
      <w:pPr>
        <w:spacing w:after="0"/>
        <w:ind w:left="1440" w:firstLine="720"/>
        <w:rPr>
          <w:rFonts w:cs="Calibri" w:cstheme="minorAscii"/>
        </w:rPr>
      </w:pPr>
      <w:r w:rsidRPr="710194F1" w:rsidR="00493A1F">
        <w:rPr>
          <w:rFonts w:cs="Calibri" w:cstheme="minorAscii"/>
        </w:rPr>
        <w:t xml:space="preserve">Teaching   </w:t>
      </w:r>
      <w:sdt>
        <w:sdtPr>
          <w:id w:val="-1060939679"/>
          <w:text/>
          <w:alias w:val="Percentage"/>
          <w:tag w:val="Percentage"/>
          <w:placeholder>
            <w:docPart w:val="9D49347EA77C4D46BC39A953D4C9AEC2"/>
          </w:placeholder>
          <w:rPr>
            <w:rFonts w:cs="Calibri" w:cstheme="minorAscii"/>
          </w:rPr>
        </w:sdtPr>
        <w:sdtContent>
          <w:r w:rsidRPr="710194F1" w:rsidR="004F090C">
            <w:rPr>
              <w:rFonts w:cs="Calibri" w:cstheme="minorAscii"/>
            </w:rPr>
            <w:t xml:space="preserve"> </w:t>
          </w:r>
        </w:sdtContent>
        <w:sdtEndPr>
          <w:rPr>
            <w:rFonts w:cs="Calibri" w:cstheme="minorAscii"/>
          </w:rPr>
        </w:sdtEndPr>
      </w:sdt>
      <w:r w:rsidRPr="710194F1" w:rsidR="364599EE">
        <w:rPr>
          <w:rFonts w:cs="Calibri" w:cstheme="minorAscii"/>
        </w:rPr>
        <w:t>80%</w:t>
      </w:r>
    </w:p>
    <w:p w:rsidRPr="005C6039" w:rsidR="00493A1F" w:rsidP="008D13F6" w:rsidRDefault="00493A1F" w14:paraId="05158C16" w14:textId="5E396860">
      <w:pPr>
        <w:spacing w:after="0"/>
        <w:ind w:left="1440" w:firstLine="720"/>
        <w:rPr>
          <w:rFonts w:cstheme="minorHAnsi"/>
          <w:bCs/>
        </w:rPr>
      </w:pPr>
      <w:r w:rsidRPr="005C6039">
        <w:rPr>
          <w:rFonts w:cstheme="minorHAnsi"/>
          <w:bCs/>
        </w:rPr>
        <w:t xml:space="preserve">Research   </w:t>
      </w:r>
      <w:sdt>
        <w:sdtPr>
          <w:rPr>
            <w:rFonts w:cstheme="minorHAnsi"/>
            <w:bCs/>
          </w:rPr>
          <w:id w:val="-1226062373"/>
          <w:placeholder>
            <w:docPart w:val="9EB86F46C0564E229A524D5BD5B20009"/>
          </w:placeholder>
        </w:sdtPr>
        <w:sdtEndPr/>
        <w:sdtContent>
          <w:r w:rsidRPr="005C6039" w:rsidR="004F090C">
            <w:rPr>
              <w:rFonts w:cstheme="minorHAnsi"/>
              <w:bCs/>
            </w:rPr>
            <w:t xml:space="preserve"> </w:t>
          </w:r>
        </w:sdtContent>
      </w:sdt>
      <w:r w:rsidRPr="005C6039" w:rsidR="00275964">
        <w:rPr>
          <w:rFonts w:cstheme="minorHAnsi"/>
          <w:bCs/>
        </w:rPr>
        <w:tab/>
      </w:r>
      <w:r w:rsidRPr="005C6039" w:rsidR="00275964">
        <w:rPr>
          <w:rFonts w:cstheme="minorHAnsi"/>
          <w:bCs/>
        </w:rPr>
        <w:tab/>
      </w:r>
    </w:p>
    <w:p w:rsidRPr="005C6039" w:rsidR="006C4B3E" w:rsidP="710194F1" w:rsidRDefault="00493A1F" w14:paraId="26ABEB5B" w14:textId="1C2F45DF">
      <w:pPr>
        <w:spacing w:after="0"/>
        <w:ind w:left="1440" w:firstLine="720"/>
        <w:rPr>
          <w:rFonts w:cs="Calibri" w:cstheme="minorAscii"/>
        </w:rPr>
      </w:pPr>
      <w:r w:rsidRPr="710194F1" w:rsidR="00493A1F">
        <w:rPr>
          <w:rFonts w:cs="Calibri" w:cstheme="minorAscii"/>
        </w:rPr>
        <w:t xml:space="preserve">Service      </w:t>
      </w:r>
      <w:r w:rsidRPr="710194F1" w:rsidR="1F0AE82F">
        <w:rPr>
          <w:rFonts w:cs="Calibri" w:cstheme="minorAscii"/>
        </w:rPr>
        <w:t>20%</w:t>
      </w:r>
    </w:p>
    <w:p w:rsidRPr="005C6039" w:rsidR="004C7D76" w:rsidP="00F261EB" w:rsidRDefault="004C7D76" w14:paraId="2C70C0DA" w14:textId="77777777">
      <w:pPr>
        <w:spacing w:after="0"/>
        <w:ind w:left="720"/>
        <w:rPr>
          <w:rFonts w:cstheme="minorHAnsi"/>
          <w:bCs/>
        </w:rPr>
      </w:pPr>
      <w:r w:rsidRPr="005C6039">
        <w:rPr>
          <w:rFonts w:cstheme="minorHAnsi"/>
          <w:bCs/>
          <w:u w:val="single"/>
        </w:rPr>
        <w:t>Year 2</w:t>
      </w:r>
      <w:r w:rsidRPr="005C6039">
        <w:rPr>
          <w:rFonts w:cstheme="minorHAnsi"/>
          <w:bCs/>
        </w:rPr>
        <w:t>:</w:t>
      </w:r>
      <w:r w:rsidRPr="005C6039">
        <w:rPr>
          <w:rFonts w:cstheme="minorHAnsi"/>
          <w:bCs/>
        </w:rPr>
        <w:tab/>
      </w:r>
      <w:r w:rsidRPr="005C6039">
        <w:rPr>
          <w:rFonts w:cstheme="minorHAnsi"/>
          <w:bCs/>
        </w:rPr>
        <w:tab/>
      </w:r>
      <w:r w:rsidRPr="005C6039">
        <w:rPr>
          <w:rFonts w:cstheme="minorHAnsi"/>
          <w:bCs/>
        </w:rPr>
        <w:tab/>
      </w:r>
      <w:r w:rsidRPr="005C6039">
        <w:rPr>
          <w:rFonts w:cstheme="minorHAnsi"/>
          <w:bCs/>
        </w:rPr>
        <w:tab/>
      </w:r>
    </w:p>
    <w:p w:rsidRPr="005C6039" w:rsidR="004C7D76" w:rsidP="710194F1" w:rsidRDefault="004C7D76" w14:paraId="7CA326E9" w14:textId="7CBF2BA5">
      <w:pPr>
        <w:spacing w:after="0"/>
        <w:ind w:left="720"/>
        <w:rPr>
          <w:rFonts w:cs="Calibri" w:cstheme="minorAscii"/>
        </w:rPr>
      </w:pPr>
      <w:r w:rsidRPr="710194F1" w:rsidR="004C7D76">
        <w:rPr>
          <w:rFonts w:cs="Calibri" w:cstheme="minorAscii"/>
        </w:rPr>
        <w:t xml:space="preserve">Teaching   </w:t>
      </w:r>
      <w:sdt>
        <w:sdtPr>
          <w:id w:val="1210386698"/>
          <w:text/>
          <w:alias w:val="Percentage"/>
          <w:tag w:val="Percentage"/>
          <w:placeholder>
            <w:docPart w:val="D30E51B3385546888D57CB13BC1B908F"/>
          </w:placeholder>
          <w:rPr>
            <w:rFonts w:cs="Calibri" w:cstheme="minorAscii"/>
          </w:rPr>
        </w:sdtPr>
        <w:sdtContent>
          <w:r w:rsidRPr="710194F1" w:rsidR="004F090C">
            <w:rPr>
              <w:rFonts w:cs="Calibri" w:cstheme="minorAscii"/>
            </w:rPr>
            <w:t xml:space="preserve"> </w:t>
          </w:r>
        </w:sdtContent>
        <w:sdtEndPr>
          <w:rPr>
            <w:rFonts w:cs="Calibri" w:cstheme="minorAscii"/>
          </w:rPr>
        </w:sdtEndPr>
      </w:sdt>
      <w:r w:rsidRPr="710194F1" w:rsidR="376B64DD">
        <w:rPr>
          <w:rFonts w:cs="Calibri" w:cstheme="minorAscii"/>
        </w:rPr>
        <w:t>80%</w:t>
      </w:r>
    </w:p>
    <w:p w:rsidRPr="005C6039" w:rsidR="00A910C4" w:rsidP="00F261EB" w:rsidRDefault="004C7D76" w14:paraId="1A18AFEF" w14:textId="18235F23">
      <w:pPr>
        <w:spacing w:after="0"/>
        <w:ind w:left="720"/>
        <w:rPr>
          <w:rFonts w:cstheme="minorHAnsi"/>
          <w:bCs/>
        </w:rPr>
      </w:pPr>
      <w:r w:rsidRPr="005C6039">
        <w:rPr>
          <w:rFonts w:cstheme="minorHAnsi"/>
          <w:bCs/>
        </w:rPr>
        <w:t xml:space="preserve">Research   </w:t>
      </w:r>
      <w:sdt>
        <w:sdtPr>
          <w:rPr>
            <w:rFonts w:cstheme="minorHAnsi"/>
            <w:bCs/>
          </w:rPr>
          <w:id w:val="706684637"/>
          <w:placeholder>
            <w:docPart w:val="C2E861BE807A44F8A7B4FC6652ACEF58"/>
          </w:placeholder>
        </w:sdtPr>
        <w:sdtEndPr/>
        <w:sdtContent>
          <w:r w:rsidRPr="005C6039" w:rsidR="004F090C">
            <w:rPr>
              <w:rFonts w:cstheme="minorHAnsi"/>
              <w:bCs/>
            </w:rPr>
            <w:t xml:space="preserve"> </w:t>
          </w:r>
        </w:sdtContent>
      </w:sdt>
      <w:r w:rsidRPr="005C6039">
        <w:rPr>
          <w:rFonts w:cstheme="minorHAnsi"/>
          <w:bCs/>
        </w:rPr>
        <w:tab/>
      </w:r>
    </w:p>
    <w:p w:rsidRPr="005C6039" w:rsidR="004C7D76" w:rsidP="710194F1" w:rsidRDefault="004C7D76" w14:paraId="40221DE5" w14:textId="562BB79F">
      <w:pPr>
        <w:spacing w:after="0"/>
        <w:ind w:left="720"/>
        <w:rPr>
          <w:rFonts w:cs="Calibri" w:cstheme="minorAscii"/>
        </w:rPr>
        <w:sectPr w:rsidRPr="005C6039" w:rsidR="004C7D76" w:rsidSect="00B97B8D">
          <w:type w:val="continuous"/>
          <w:pgSz w:w="12240" w:h="15840" w:orient="portrait"/>
          <w:pgMar w:top="1440" w:right="720" w:bottom="1440" w:left="720" w:header="720" w:footer="720" w:gutter="0"/>
          <w:cols w:space="180" w:num="2"/>
          <w:docGrid w:linePitch="360"/>
        </w:sectPr>
      </w:pPr>
      <w:r w:rsidRPr="710194F1" w:rsidR="004C7D76">
        <w:rPr>
          <w:rFonts w:cs="Calibri" w:cstheme="minorAscii"/>
        </w:rPr>
        <w:t>Service</w:t>
      </w:r>
      <w:r w:rsidRPr="710194F1" w:rsidR="000A11D8">
        <w:rPr>
          <w:rFonts w:cs="Calibri" w:cstheme="minorAscii"/>
        </w:rPr>
        <w:t xml:space="preserve">      </w:t>
      </w:r>
      <w:sdt>
        <w:sdtPr>
          <w:id w:val="993520694"/>
          <w:placeholder>
            <w:docPart w:val="CC10EDFEA77A43EEB816EA3AE29D51A8"/>
          </w:placeholder>
          <w:rPr>
            <w:rFonts w:cs="Calibri" w:cstheme="minorAscii"/>
          </w:rPr>
        </w:sdtPr>
        <w:sdtContent>
          <w:r w:rsidRPr="710194F1" w:rsidR="004F090C">
            <w:rPr>
              <w:rFonts w:cs="Calibri" w:cstheme="minorAscii"/>
            </w:rPr>
            <w:t xml:space="preserve"> </w:t>
          </w:r>
        </w:sdtContent>
        <w:sdtEndPr>
          <w:rPr>
            <w:rFonts w:cs="Calibri" w:cstheme="minorAscii"/>
          </w:rPr>
        </w:sdtEndPr>
      </w:sdt>
      <w:r w:rsidRPr="710194F1" w:rsidR="20732E46">
        <w:rPr>
          <w:rFonts w:cs="Calibri" w:cstheme="minorAscii"/>
        </w:rPr>
        <w:t>20%</w:t>
      </w:r>
    </w:p>
    <w:p w:rsidR="001E3379" w:rsidP="0058107C" w:rsidRDefault="001E3379" w14:paraId="431DF3CA" w14:textId="77777777">
      <w:pPr>
        <w:rPr>
          <w:rStyle w:val="Heading1Char"/>
          <w:rFonts w:asciiTheme="minorHAnsi" w:hAnsiTheme="minorHAnsi" w:eastAsiaTheme="minorHAnsi" w:cstheme="minorHAnsi"/>
          <w:sz w:val="22"/>
          <w:szCs w:val="22"/>
        </w:rPr>
      </w:pPr>
    </w:p>
    <w:p w:rsidRPr="00787CD4" w:rsidR="006A7FB9" w:rsidP="0058107C" w:rsidRDefault="0051120B" w14:paraId="7ACB7CF2" w14:textId="61CE519E">
      <w:pPr>
        <w:rPr>
          <w:rFonts w:cstheme="minorHAnsi"/>
        </w:rPr>
      </w:pPr>
      <w:r w:rsidRPr="00787CD4">
        <w:rPr>
          <w:rStyle w:val="Heading1Char"/>
          <w:rFonts w:asciiTheme="minorHAnsi" w:hAnsiTheme="minorHAnsi" w:eastAsiaTheme="minorHAnsi" w:cstheme="minorHAnsi"/>
          <w:sz w:val="22"/>
          <w:szCs w:val="22"/>
        </w:rPr>
        <w:t>A. Teaching Activity</w:t>
      </w:r>
      <w:r w:rsidRPr="00787CD4">
        <w:rPr>
          <w:rFonts w:cstheme="minorHAnsi"/>
          <w:b/>
        </w:rPr>
        <w:t>:</w:t>
      </w:r>
      <w:r w:rsidRPr="00787CD4">
        <w:rPr>
          <w:rFonts w:cstheme="minorHAnsi"/>
        </w:rPr>
        <w:t xml:space="preserve"> Please document the extent of your involvement in and quality of teaching since the previous evaluation (ending Dec 31).</w:t>
      </w:r>
      <w:r w:rsidRPr="00787CD4" w:rsidR="001565D6">
        <w:rPr>
          <w:rFonts w:cstheme="minorHAnsi"/>
        </w:rPr>
        <w:t xml:space="preserve">  </w:t>
      </w:r>
    </w:p>
    <w:p w:rsidRPr="00787CD4" w:rsidR="0051120B" w:rsidP="0058107C" w:rsidRDefault="0051120B" w14:paraId="6B853C8F" w14:textId="680151DA">
      <w:pPr>
        <w:rPr>
          <w:rFonts w:cstheme="minorHAnsi"/>
        </w:rPr>
      </w:pPr>
      <w:r w:rsidRPr="00787CD4">
        <w:rPr>
          <w:rFonts w:cstheme="minorHAnsi"/>
        </w:rPr>
        <w:t xml:space="preserve">As per Faculty Relations Committee, </w:t>
      </w:r>
      <w:r w:rsidRPr="00787CD4" w:rsidR="005F373A">
        <w:rPr>
          <w:rFonts w:cstheme="minorHAnsi"/>
        </w:rPr>
        <w:t>academic units</w:t>
      </w:r>
      <w:r w:rsidRPr="00787CD4">
        <w:rPr>
          <w:rFonts w:cstheme="minorHAnsi"/>
        </w:rPr>
        <w:t xml:space="preserve"> should be open to other sorts of evidence of teaching and provide clear rules for what counts for summative evaluations and what is to be used for formative purposes.</w:t>
      </w:r>
    </w:p>
    <w:p w:rsidRPr="00787CD4" w:rsidR="003B6D0C" w:rsidP="0058107C" w:rsidRDefault="003B6D0C" w14:paraId="0D11A903" w14:textId="25EB98D7">
      <w:pPr>
        <w:rPr>
          <w:rFonts w:cstheme="minorHAnsi"/>
        </w:rPr>
      </w:pPr>
      <w:r w:rsidRPr="00787CD4">
        <w:rPr>
          <w:rFonts w:cstheme="minorHAnsi"/>
          <w:b/>
          <w:bCs/>
          <w:u w:val="single"/>
        </w:rPr>
        <w:t>Courses</w:t>
      </w:r>
      <w:r w:rsidRPr="00787CD4" w:rsidR="00F1389A">
        <w:rPr>
          <w:rFonts w:cstheme="minorHAnsi"/>
          <w:b/>
          <w:bCs/>
          <w:u w:val="single"/>
        </w:rPr>
        <w:t xml:space="preserve"> Taught</w:t>
      </w:r>
      <w:r w:rsidRPr="00787CD4">
        <w:rPr>
          <w:rFonts w:cstheme="minorHAnsi"/>
        </w:rPr>
        <w:t>:</w:t>
      </w:r>
    </w:p>
    <w:p w:rsidRPr="00787CD4" w:rsidR="00043A92" w:rsidP="00043A92" w:rsidRDefault="007B7CC6" w14:paraId="71712279" w14:textId="2F97E121">
      <w:pPr>
        <w:rPr>
          <w:rFonts w:cstheme="minorHAnsi"/>
          <w:b/>
          <w:u w:val="single"/>
        </w:rPr>
      </w:pPr>
      <w:r w:rsidRPr="00787CD4">
        <w:rPr>
          <w:rFonts w:cstheme="minorHAnsi"/>
          <w:b/>
        </w:rPr>
        <w:t xml:space="preserve">1.  </w:t>
      </w:r>
      <w:r w:rsidRPr="00787CD4" w:rsidR="00C64EBC">
        <w:rPr>
          <w:rFonts w:cstheme="minorHAnsi"/>
          <w:b/>
        </w:rPr>
        <w:t xml:space="preserve"> </w:t>
      </w:r>
      <w:r w:rsidRPr="00787CD4" w:rsidR="00B6703C">
        <w:rPr>
          <w:rFonts w:cstheme="minorHAnsi"/>
          <w:b/>
        </w:rPr>
        <w:t xml:space="preserve">Please list the courses that you taught over the </w:t>
      </w:r>
      <w:r w:rsidRPr="00787CD4" w:rsidR="003B6D0C">
        <w:rPr>
          <w:rFonts w:cstheme="minorHAnsi"/>
          <w:b/>
        </w:rPr>
        <w:t>faculty performance evaluation year(s)</w:t>
      </w:r>
      <w:r w:rsidRPr="00787CD4" w:rsidR="00B6703C">
        <w:rPr>
          <w:rFonts w:cstheme="minorHAnsi"/>
          <w:b/>
        </w:rPr>
        <w:t xml:space="preserve">: </w:t>
      </w:r>
    </w:p>
    <w:tbl>
      <w:tblPr>
        <w:tblW w:w="1070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75"/>
        <w:gridCol w:w="915"/>
        <w:gridCol w:w="1020"/>
        <w:gridCol w:w="1627"/>
        <w:gridCol w:w="1034"/>
        <w:gridCol w:w="1150"/>
        <w:gridCol w:w="735"/>
        <w:gridCol w:w="2050"/>
      </w:tblGrid>
      <w:tr w:rsidRPr="00787CD4" w:rsidR="00787CD4" w:rsidTr="710194F1" w14:paraId="21329FBB" w14:textId="2013841E">
        <w:trPr>
          <w:cantSplit/>
          <w:trHeight w:val="300"/>
        </w:trPr>
        <w:tc>
          <w:tcPr>
            <w:tcW w:w="2175" w:type="dxa"/>
            <w:shd w:val="clear" w:color="auto" w:fill="auto"/>
            <w:tcMar/>
          </w:tcPr>
          <w:p w:rsidRPr="009E7376" w:rsidR="00787CD4" w:rsidP="006138BC" w:rsidRDefault="00787CD4" w14:paraId="210D200D" w14:textId="17793F68">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Course and term</w:t>
            </w:r>
          </w:p>
        </w:tc>
        <w:tc>
          <w:tcPr>
            <w:tcW w:w="915" w:type="dxa"/>
            <w:tcMar/>
          </w:tcPr>
          <w:p w:rsidRPr="009E7376" w:rsidR="00787CD4" w:rsidP="710194F1" w:rsidRDefault="00787CD4" w14:paraId="5B3B126D" w14:textId="0C456BA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line="240" w:lineRule="auto"/>
              <w:jc w:val="center"/>
              <w:rPr>
                <w:rFonts w:cs="Calibri" w:cstheme="minorAscii"/>
                <w:b w:val="1"/>
                <w:bCs w:val="1"/>
                <w:lang w:val="en-GB"/>
              </w:rPr>
            </w:pPr>
            <w:r w:rsidRPr="710194F1" w:rsidR="130DD6C6">
              <w:rPr>
                <w:rFonts w:cs="Calibri" w:cstheme="minorAscii"/>
                <w:b w:val="1"/>
                <w:bCs w:val="1"/>
                <w:lang w:val="en-GB"/>
              </w:rPr>
              <w:t>#</w:t>
            </w:r>
            <w:r w:rsidRPr="710194F1" w:rsidR="00787CD4">
              <w:rPr>
                <w:rFonts w:cs="Calibri" w:cstheme="minorAscii"/>
                <w:b w:val="1"/>
                <w:bCs w:val="1"/>
                <w:lang w:val="en-GB"/>
              </w:rPr>
              <w:t xml:space="preserve">  enrolled</w:t>
            </w:r>
          </w:p>
        </w:tc>
        <w:tc>
          <w:tcPr>
            <w:tcW w:w="1020" w:type="dxa"/>
            <w:shd w:val="clear" w:color="auto" w:fill="auto"/>
            <w:tcMar/>
          </w:tcPr>
          <w:p w:rsidRPr="009E7376" w:rsidR="00787CD4" w:rsidP="006138BC" w:rsidRDefault="009E7376" w14:paraId="0F935B08" w14:textId="279F3BCA">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F</w:t>
            </w:r>
            <w:r w:rsidRPr="009E7376" w:rsidR="00787CD4">
              <w:rPr>
                <w:rFonts w:cstheme="minorHAnsi"/>
                <w:b/>
                <w:lang w:val="en-GB"/>
              </w:rPr>
              <w:t>irst time teaching?</w:t>
            </w:r>
          </w:p>
        </w:tc>
        <w:tc>
          <w:tcPr>
            <w:tcW w:w="1627" w:type="dxa"/>
            <w:shd w:val="clear" w:color="auto" w:fill="auto"/>
            <w:tcMar/>
          </w:tcPr>
          <w:p w:rsidRPr="009E7376" w:rsidR="00787CD4" w:rsidP="006138BC" w:rsidRDefault="00787CD4" w14:paraId="23180040"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Graduate/</w:t>
            </w:r>
          </w:p>
          <w:p w:rsidRPr="009E7376" w:rsidR="00787CD4" w:rsidP="006138BC" w:rsidRDefault="00787CD4" w14:paraId="6ACE4F85"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Undergraduate</w:t>
            </w:r>
          </w:p>
        </w:tc>
        <w:tc>
          <w:tcPr>
            <w:tcW w:w="1034" w:type="dxa"/>
            <w:shd w:val="clear" w:color="auto" w:fill="auto"/>
            <w:tcMar/>
          </w:tcPr>
          <w:p w:rsidRPr="009E7376" w:rsidR="00787CD4" w:rsidP="006138BC" w:rsidRDefault="00787CD4" w14:paraId="07CD8AF8" w14:textId="2ED9D571">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 xml:space="preserve">Online or </w:t>
            </w:r>
            <w:r w:rsidR="00BA215B">
              <w:rPr>
                <w:rFonts w:cstheme="minorHAnsi"/>
                <w:b/>
                <w:lang w:val="en-GB"/>
              </w:rPr>
              <w:t>in-</w:t>
            </w:r>
            <w:r w:rsidRPr="009E7376">
              <w:rPr>
                <w:rFonts w:cstheme="minorHAnsi"/>
                <w:b/>
                <w:lang w:val="en-GB"/>
              </w:rPr>
              <w:t>person</w:t>
            </w:r>
          </w:p>
        </w:tc>
        <w:tc>
          <w:tcPr>
            <w:tcW w:w="1150" w:type="dxa"/>
            <w:shd w:val="clear" w:color="auto" w:fill="auto"/>
            <w:tcMar/>
          </w:tcPr>
          <w:p w:rsidRPr="009E7376" w:rsidR="00787CD4" w:rsidP="006138BC" w:rsidRDefault="00787CD4" w14:paraId="73590410" w14:textId="1CBA3131">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Did you develop this course?</w:t>
            </w:r>
          </w:p>
        </w:tc>
        <w:tc>
          <w:tcPr>
            <w:tcW w:w="735" w:type="dxa"/>
            <w:shd w:val="clear" w:color="auto" w:fill="auto"/>
            <w:tcMar/>
          </w:tcPr>
          <w:p w:rsidRPr="009E7376" w:rsidR="00787CD4" w:rsidP="006138BC" w:rsidRDefault="00787CD4" w14:paraId="38FDCDF4" w14:textId="67449E23">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9E7376">
              <w:rPr>
                <w:rFonts w:cstheme="minorHAnsi"/>
                <w:b/>
                <w:lang w:val="en-GB"/>
              </w:rPr>
              <w:t xml:space="preserve">Required or </w:t>
            </w:r>
            <w:r w:rsidR="00BA215B">
              <w:rPr>
                <w:rFonts w:cstheme="minorHAnsi"/>
                <w:b/>
                <w:lang w:val="en-GB"/>
              </w:rPr>
              <w:t>e</w:t>
            </w:r>
            <w:r w:rsidRPr="009E7376">
              <w:rPr>
                <w:rFonts w:cstheme="minorHAnsi"/>
                <w:b/>
                <w:lang w:val="en-GB"/>
              </w:rPr>
              <w:t>lective</w:t>
            </w:r>
          </w:p>
        </w:tc>
        <w:tc>
          <w:tcPr>
            <w:tcW w:w="2050" w:type="dxa"/>
            <w:tcMar/>
          </w:tcPr>
          <w:p w:rsidRPr="009E7376" w:rsidR="00787CD4" w:rsidP="006138BC" w:rsidRDefault="00787CD4" w14:paraId="0E2F104D" w14:textId="5A26F8A6">
            <w:pPr>
              <w:spacing w:line="240" w:lineRule="auto"/>
              <w:jc w:val="center"/>
              <w:rPr>
                <w:rFonts w:cstheme="minorHAnsi"/>
                <w:b/>
                <w:lang w:val="en-GB"/>
              </w:rPr>
            </w:pPr>
            <w:r w:rsidRPr="009E7376">
              <w:rPr>
                <w:rFonts w:cstheme="minorHAnsi"/>
                <w:b/>
                <w:bCs/>
              </w:rPr>
              <w:t xml:space="preserve">Team-taught </w:t>
            </w:r>
            <w:r w:rsidR="00BA215B">
              <w:rPr>
                <w:rFonts w:cstheme="minorHAnsi"/>
                <w:b/>
                <w:bCs/>
              </w:rPr>
              <w:t>c</w:t>
            </w:r>
            <w:r w:rsidRPr="009E7376">
              <w:rPr>
                <w:rFonts w:cstheme="minorHAnsi"/>
                <w:b/>
                <w:bCs/>
              </w:rPr>
              <w:t>ourse (y/n)?</w:t>
            </w:r>
          </w:p>
        </w:tc>
      </w:tr>
      <w:tr w:rsidRPr="00787CD4" w:rsidR="00787CD4" w:rsidTr="710194F1" w14:paraId="69E139D5" w14:textId="727EF4FC">
        <w:trPr>
          <w:cantSplit/>
          <w:trHeight w:val="300"/>
          <w:tblHeader/>
        </w:trPr>
        <w:tc>
          <w:tcPr>
            <w:tcW w:w="10706" w:type="dxa"/>
            <w:gridSpan w:val="8"/>
            <w:shd w:val="clear" w:color="auto" w:fill="DEEAF6" w:themeFill="accent1" w:themeFillTint="33"/>
            <w:tcMar/>
          </w:tcPr>
          <w:p w:rsidR="009E7376" w:rsidP="0076468A" w:rsidRDefault="009E7376" w14:paraId="76B65A16"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b/>
                <w:bCs/>
                <w:lang w:val="en-GB"/>
              </w:rPr>
            </w:pPr>
          </w:p>
          <w:p w:rsidRPr="00787CD4" w:rsidR="00787CD4" w:rsidP="0076468A" w:rsidRDefault="00787CD4" w14:paraId="768DA8E7" w14:textId="0DAE671C">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r w:rsidRPr="00787CD4">
              <w:rPr>
                <w:rFonts w:cstheme="minorHAnsi"/>
                <w:b/>
                <w:bCs/>
                <w:lang w:val="en-GB"/>
              </w:rPr>
              <w:t>Year 1 (ending Dec 31)</w:t>
            </w:r>
          </w:p>
          <w:p w:rsidRPr="00787CD4" w:rsidR="00787CD4" w:rsidP="0076468A" w:rsidRDefault="00787CD4" w14:paraId="4633F7D8" w14:textId="52B7F70E">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r w:rsidRPr="00787CD4">
              <w:rPr>
                <w:rFonts w:cstheme="minorHAnsi"/>
                <w:lang w:val="en-GB"/>
              </w:rPr>
              <w:t xml:space="preserve"> </w:t>
            </w:r>
          </w:p>
          <w:p w:rsidRPr="00787CD4" w:rsidR="00787CD4" w:rsidP="0076468A" w:rsidRDefault="00787CD4" w14:paraId="58546AB3" w14:textId="1A443863">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b/>
                <w:bCs/>
                <w:lang w:val="en-GB"/>
              </w:rPr>
            </w:pPr>
            <w:r w:rsidRPr="00787CD4">
              <w:rPr>
                <w:rFonts w:cstheme="minorHAnsi"/>
                <w:b/>
                <w:bCs/>
                <w:lang w:val="en-GB"/>
              </w:rPr>
              <w:t xml:space="preserve">  </w:t>
            </w:r>
          </w:p>
        </w:tc>
      </w:tr>
      <w:tr w:rsidRPr="00787CD4" w:rsidR="00787CD4" w:rsidTr="710194F1" w14:paraId="3EB2903B" w14:textId="77777777">
        <w:trPr>
          <w:cantSplit/>
          <w:trHeight w:val="300"/>
          <w:tblHeader/>
        </w:trPr>
        <w:tc>
          <w:tcPr>
            <w:tcW w:w="2175" w:type="dxa"/>
            <w:shd w:val="clear" w:color="auto" w:fill="DEEAF6" w:themeFill="accent1" w:themeFillTint="33"/>
            <w:tcMar/>
          </w:tcPr>
          <w:p w:rsidRPr="00787CD4" w:rsidR="00787CD4" w:rsidP="710194F1" w:rsidRDefault="00787CD4" w14:paraId="62947F03" w14:textId="7762991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tc>
        <w:tc>
          <w:tcPr>
            <w:tcW w:w="915" w:type="dxa"/>
            <w:shd w:val="clear" w:color="auto" w:fill="DEEAF6" w:themeFill="accent1" w:themeFillTint="33"/>
            <w:tcMar/>
          </w:tcPr>
          <w:p w:rsidRPr="00787CD4" w:rsidR="00787CD4" w:rsidP="0076468A" w:rsidRDefault="00787CD4" w14:paraId="0991FB10"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1020" w:type="dxa"/>
            <w:shd w:val="clear" w:color="auto" w:fill="DEEAF6" w:themeFill="accent1" w:themeFillTint="33"/>
            <w:tcMar/>
          </w:tcPr>
          <w:p w:rsidRPr="00787CD4" w:rsidR="00787CD4" w:rsidP="710194F1" w:rsidRDefault="00787CD4" w14:paraId="089D5AC8" w14:textId="19A9AC2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p w:rsidRPr="00787CD4" w:rsidR="00787CD4" w:rsidP="710194F1" w:rsidRDefault="00787CD4" w14:paraId="3827E02A" w14:textId="3905134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p w:rsidRPr="00787CD4" w:rsidR="00787CD4" w:rsidP="710194F1" w:rsidRDefault="00787CD4" w14:paraId="75D98AD3" w14:textId="7760533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tc>
        <w:tc>
          <w:tcPr>
            <w:tcW w:w="1627" w:type="dxa"/>
            <w:shd w:val="clear" w:color="auto" w:fill="DEEAF6" w:themeFill="accent1" w:themeFillTint="33"/>
            <w:tcMar/>
          </w:tcPr>
          <w:p w:rsidRPr="00787CD4" w:rsidR="00787CD4" w:rsidP="710194F1" w:rsidRDefault="00787CD4" w14:paraId="0E7E3CAE" w14:textId="0D948EA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U/G</w:t>
            </w:r>
          </w:p>
          <w:p w:rsidRPr="00787CD4" w:rsidR="00787CD4" w:rsidP="710194F1" w:rsidRDefault="00787CD4" w14:paraId="6A53905A" w14:textId="4481205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w:t>
            </w:r>
          </w:p>
          <w:p w:rsidRPr="00787CD4" w:rsidR="00787CD4" w:rsidP="710194F1" w:rsidRDefault="00787CD4" w14:paraId="35AFC0B5" w14:textId="6F79266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w:t>
            </w:r>
          </w:p>
        </w:tc>
        <w:tc>
          <w:tcPr>
            <w:tcW w:w="1034" w:type="dxa"/>
            <w:shd w:val="clear" w:color="auto" w:fill="DEEAF6" w:themeFill="accent1" w:themeFillTint="33"/>
            <w:tcMar/>
          </w:tcPr>
          <w:p w:rsidRPr="00787CD4" w:rsidR="00787CD4" w:rsidP="710194F1" w:rsidRDefault="00787CD4" w14:paraId="7B011F7A" w14:textId="590EC97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IP</w:t>
            </w:r>
          </w:p>
          <w:p w:rsidRPr="00787CD4" w:rsidR="00787CD4" w:rsidP="710194F1" w:rsidRDefault="00787CD4" w14:paraId="6219471A" w14:textId="5BDF12F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IP</w:t>
            </w:r>
          </w:p>
          <w:p w:rsidRPr="00787CD4" w:rsidR="00787CD4" w:rsidP="710194F1" w:rsidRDefault="00787CD4" w14:paraId="3280A391" w14:textId="36D061A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IP</w:t>
            </w:r>
          </w:p>
        </w:tc>
        <w:tc>
          <w:tcPr>
            <w:tcW w:w="1150" w:type="dxa"/>
            <w:shd w:val="clear" w:color="auto" w:fill="DEEAF6" w:themeFill="accent1" w:themeFillTint="33"/>
            <w:tcMar/>
          </w:tcPr>
          <w:p w:rsidRPr="00787CD4" w:rsidR="00787CD4" w:rsidP="710194F1" w:rsidRDefault="00787CD4" w14:paraId="4EE944EE" w14:textId="3E354A1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Y</w:t>
            </w:r>
          </w:p>
          <w:p w:rsidRPr="00787CD4" w:rsidR="00787CD4" w:rsidP="710194F1" w:rsidRDefault="00787CD4" w14:paraId="5083472E" w14:textId="7D9C017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Y</w:t>
            </w:r>
          </w:p>
          <w:p w:rsidRPr="00787CD4" w:rsidR="00787CD4" w:rsidP="710194F1" w:rsidRDefault="00787CD4" w14:paraId="0C0FB3EA" w14:textId="6A8C10A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tc>
        <w:tc>
          <w:tcPr>
            <w:tcW w:w="735" w:type="dxa"/>
            <w:shd w:val="clear" w:color="auto" w:fill="DEEAF6" w:themeFill="accent1" w:themeFillTint="33"/>
            <w:tcMar/>
          </w:tcPr>
          <w:p w:rsidRPr="00787CD4" w:rsidR="00787CD4" w:rsidP="710194F1" w:rsidRDefault="00787CD4" w14:paraId="3BF8A52D" w14:textId="54E3A1F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Req</w:t>
            </w:r>
          </w:p>
          <w:p w:rsidRPr="00787CD4" w:rsidR="00787CD4" w:rsidP="710194F1" w:rsidRDefault="00787CD4" w14:paraId="501A757E" w14:textId="25B1CFC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Elec</w:t>
            </w:r>
          </w:p>
          <w:p w:rsidRPr="00787CD4" w:rsidR="00787CD4" w:rsidP="710194F1" w:rsidRDefault="00787CD4" w14:paraId="5175E15D" w14:textId="408FAFD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Elec</w:t>
            </w:r>
          </w:p>
        </w:tc>
        <w:tc>
          <w:tcPr>
            <w:tcW w:w="2050" w:type="dxa"/>
            <w:shd w:val="clear" w:color="auto" w:fill="DEEAF6" w:themeFill="accent1" w:themeFillTint="33"/>
            <w:tcMar/>
          </w:tcPr>
          <w:p w:rsidRPr="00787CD4" w:rsidR="00787CD4" w:rsidP="710194F1" w:rsidRDefault="00787CD4" w14:paraId="61E7485D" w14:textId="274FB06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p w:rsidRPr="00787CD4" w:rsidR="00787CD4" w:rsidP="710194F1" w:rsidRDefault="00787CD4" w14:paraId="1687056C" w14:textId="6862218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N</w:t>
            </w:r>
          </w:p>
          <w:p w:rsidRPr="00787CD4" w:rsidR="00787CD4" w:rsidP="710194F1" w:rsidRDefault="00787CD4" w14:paraId="32537FF5" w14:textId="250DF19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FEF0BD2">
              <w:rPr>
                <w:rFonts w:cs="Calibri" w:cstheme="minorAscii"/>
                <w:lang w:val="en-GB"/>
              </w:rPr>
              <w:t>Y</w:t>
            </w:r>
          </w:p>
        </w:tc>
      </w:tr>
      <w:tr w:rsidRPr="00787CD4" w:rsidR="00787CD4" w:rsidTr="710194F1" w14:paraId="66F65805" w14:textId="04DBBFA3">
        <w:trPr>
          <w:cantSplit/>
          <w:trHeight w:val="3675"/>
          <w:tblHeader/>
        </w:trPr>
        <w:tc>
          <w:tcPr>
            <w:tcW w:w="2175" w:type="dxa"/>
            <w:shd w:val="clear" w:color="auto" w:fill="DEEAF6" w:themeFill="accent1" w:themeFillTint="33"/>
            <w:tcMar/>
          </w:tcPr>
          <w:p w:rsidR="710194F1" w:rsidP="710194F1" w:rsidRDefault="710194F1" w14:paraId="3AA2E252" w14:textId="7451E2B5">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710194F1">
              <w:rPr>
                <w:rFonts w:cs="Calibri" w:cstheme="minorAscii"/>
                <w:lang w:val="en-GB"/>
              </w:rPr>
              <w:t xml:space="preserve">HLTH 260 </w:t>
            </w:r>
            <w:ins w:author="Kelly Anthony" w:date="2025-01-05T20:41:35.411Z" w:id="840020354">
              <w:r w:rsidRPr="710194F1" w:rsidR="252F6F6A">
                <w:rPr>
                  <w:rFonts w:cs="Calibri" w:cstheme="minorAscii"/>
                  <w:lang w:val="en-GB"/>
                </w:rPr>
                <w:t xml:space="preserve">  </w:t>
              </w:r>
            </w:ins>
            <w:r w:rsidRPr="710194F1" w:rsidR="710194F1">
              <w:rPr>
                <w:rFonts w:cs="Calibri" w:cstheme="minorAscii"/>
                <w:lang w:val="en-GB"/>
              </w:rPr>
              <w:t>W ‘2</w:t>
            </w:r>
            <w:r w:rsidRPr="710194F1" w:rsidR="415EFE06">
              <w:rPr>
                <w:rFonts w:cs="Calibri" w:cstheme="minorAscii"/>
                <w:lang w:val="en-GB"/>
              </w:rPr>
              <w:t>3</w:t>
            </w:r>
          </w:p>
          <w:p w:rsidR="710194F1" w:rsidP="710194F1" w:rsidRDefault="710194F1" w14:paraId="44DA0879" w14:textId="6CB873E3">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710194F1">
              <w:rPr>
                <w:rFonts w:cs="Calibri" w:cstheme="minorAscii"/>
                <w:lang w:val="en-GB"/>
              </w:rPr>
              <w:t xml:space="preserve">HLTH 481 </w:t>
            </w:r>
            <w:ins w:author="Kelly Anthony" w:date="2025-01-05T20:41:37.755Z" w:id="1326495825">
              <w:r w:rsidRPr="710194F1" w:rsidR="353A4328">
                <w:rPr>
                  <w:rFonts w:cs="Calibri" w:cstheme="minorAscii"/>
                  <w:lang w:val="en-GB"/>
                </w:rPr>
                <w:t xml:space="preserve">  </w:t>
              </w:r>
            </w:ins>
            <w:r w:rsidRPr="710194F1" w:rsidR="710194F1">
              <w:rPr>
                <w:rFonts w:cs="Calibri" w:cstheme="minorAscii"/>
                <w:lang w:val="en-GB"/>
              </w:rPr>
              <w:t>W’2</w:t>
            </w:r>
            <w:r w:rsidRPr="710194F1" w:rsidR="036EBEDB">
              <w:rPr>
                <w:rFonts w:cs="Calibri" w:cstheme="minorAscii"/>
                <w:lang w:val="en-GB"/>
              </w:rPr>
              <w:t>3</w:t>
            </w:r>
          </w:p>
          <w:p w:rsidR="710194F1" w:rsidP="710194F1" w:rsidRDefault="710194F1" w14:paraId="404F4D9B" w14:textId="55582FB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710194F1">
              <w:rPr>
                <w:rFonts w:cs="Calibri" w:cstheme="minorAscii"/>
                <w:lang w:val="en-GB"/>
              </w:rPr>
              <w:t>HLTH 432B W</w:t>
            </w:r>
            <w:r w:rsidRPr="710194F1" w:rsidR="117FD378">
              <w:rPr>
                <w:rFonts w:cs="Calibri" w:cstheme="minorAscii"/>
                <w:lang w:val="en-GB"/>
              </w:rPr>
              <w:t>’</w:t>
            </w:r>
            <w:r w:rsidRPr="710194F1" w:rsidR="710194F1">
              <w:rPr>
                <w:rFonts w:cs="Calibri" w:cstheme="minorAscii"/>
                <w:lang w:val="en-GB"/>
              </w:rPr>
              <w:t>2</w:t>
            </w:r>
            <w:r w:rsidRPr="710194F1" w:rsidR="770D12F9">
              <w:rPr>
                <w:rFonts w:cs="Calibri" w:cstheme="minorAscii"/>
                <w:lang w:val="en-GB"/>
              </w:rPr>
              <w:t>3</w:t>
            </w:r>
          </w:p>
          <w:p w:rsidR="710194F1" w:rsidP="710194F1" w:rsidRDefault="710194F1" w14:paraId="4E952849" w14:textId="5070C641">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7C1B4818" w:rsidP="710194F1" w:rsidRDefault="7C1B4818" w14:paraId="4F379380" w14:textId="068FCC5D">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7C1B4818">
              <w:rPr>
                <w:rFonts w:cs="Calibri" w:cstheme="minorAscii"/>
                <w:lang w:val="en-GB"/>
              </w:rPr>
              <w:t>______________</w:t>
            </w:r>
          </w:p>
          <w:p w:rsidR="22E91FCE" w:rsidP="710194F1" w:rsidRDefault="22E91FCE" w14:paraId="1080A939" w14:textId="0F1DD9A7">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US"/>
              </w:rPr>
            </w:pPr>
            <w:r w:rsidRPr="710194F1" w:rsidR="22E91FCE">
              <w:rPr>
                <w:rFonts w:cs="Calibri" w:cstheme="minorAscii"/>
                <w:lang w:val="en-US"/>
              </w:rPr>
              <w:t>Sabbatical term</w:t>
            </w:r>
          </w:p>
          <w:p w:rsidR="710194F1" w:rsidP="710194F1" w:rsidRDefault="710194F1" w14:paraId="74539DF4" w14:textId="269E1D29">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del w:author="Kelly Anthony" w:date="2025-01-05T23:33:50.017Z" w16du:dateUtc="2025-01-05T23:33:50.017Z" w:id="1567148839"/>
                <w:rFonts w:cs="Calibri" w:cstheme="minorAscii"/>
                <w:lang w:val="en-GB"/>
              </w:rPr>
            </w:pPr>
          </w:p>
          <w:p w:rsidR="710194F1" w:rsidP="710194F1" w:rsidRDefault="710194F1" w14:paraId="7DFCE3D2" w14:textId="192C4606">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710194F1">
              <w:rPr>
                <w:rFonts w:cs="Calibri" w:cstheme="minorAscii"/>
                <w:lang w:val="en-GB"/>
              </w:rPr>
              <w:t>______________</w:t>
            </w:r>
          </w:p>
          <w:p w:rsidR="710194F1" w:rsidP="710194F1" w:rsidRDefault="710194F1" w14:paraId="509CE737" w14:textId="2B3F07EA">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710194F1" w:rsidP="710194F1" w:rsidRDefault="710194F1" w14:paraId="67FE49A3" w14:textId="72AF6A9E">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US"/>
              </w:rPr>
            </w:pPr>
            <w:r w:rsidRPr="710194F1" w:rsidR="710194F1">
              <w:rPr>
                <w:rFonts w:cs="Calibri" w:cstheme="minorAscii"/>
                <w:lang w:val="en-US"/>
              </w:rPr>
              <w:t xml:space="preserve">HLTH  </w:t>
            </w:r>
            <w:r w:rsidRPr="710194F1" w:rsidR="36B95E8D">
              <w:rPr>
                <w:rFonts w:cs="Calibri" w:cstheme="minorAscii"/>
                <w:lang w:val="en-US"/>
              </w:rPr>
              <w:t>303</w:t>
            </w:r>
            <w:ins w:author="Kelly Anthony" w:date="2025-01-05T20:41:42.659Z" w:id="1269889232">
              <w:r w:rsidRPr="710194F1" w:rsidR="708CD7C5">
                <w:rPr>
                  <w:rFonts w:cs="Calibri" w:cstheme="minorAscii"/>
                  <w:lang w:val="en-US"/>
                </w:rPr>
                <w:t xml:space="preserve"> </w:t>
              </w:r>
            </w:ins>
            <w:r w:rsidRPr="710194F1" w:rsidR="36B95E8D">
              <w:rPr>
                <w:rFonts w:cs="Calibri" w:cstheme="minorAscii"/>
                <w:lang w:val="en-US"/>
              </w:rPr>
              <w:t xml:space="preserve"> </w:t>
            </w:r>
            <w:r w:rsidRPr="710194F1" w:rsidR="12E3091D">
              <w:rPr>
                <w:rFonts w:cs="Calibri" w:cstheme="minorAscii"/>
                <w:lang w:val="en-US"/>
              </w:rPr>
              <w:t>F</w:t>
            </w:r>
            <w:r w:rsidRPr="710194F1" w:rsidR="710194F1">
              <w:rPr>
                <w:rFonts w:cs="Calibri" w:cstheme="minorAscii"/>
                <w:lang w:val="en-US"/>
              </w:rPr>
              <w:t xml:space="preserve"> 2</w:t>
            </w:r>
            <w:r w:rsidRPr="710194F1" w:rsidR="4EEDDC25">
              <w:rPr>
                <w:rFonts w:cs="Calibri" w:cstheme="minorAscii"/>
                <w:lang w:val="en-US"/>
              </w:rPr>
              <w:t>3</w:t>
            </w:r>
          </w:p>
          <w:p w:rsidR="1E69F37C" w:rsidP="710194F1" w:rsidRDefault="1E69F37C" w14:paraId="29BB54BC" w14:textId="7FF0469F">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US"/>
              </w:rPr>
            </w:pPr>
            <w:r w:rsidRPr="710194F1" w:rsidR="1E69F37C">
              <w:rPr>
                <w:rFonts w:cs="Calibri" w:cstheme="minorAscii"/>
                <w:lang w:val="en-US"/>
              </w:rPr>
              <w:t xml:space="preserve">HLTH </w:t>
            </w:r>
            <w:r w:rsidRPr="710194F1" w:rsidR="0F92BEA3">
              <w:rPr>
                <w:rFonts w:cs="Calibri" w:cstheme="minorAscii"/>
                <w:lang w:val="en-US"/>
              </w:rPr>
              <w:t>448</w:t>
            </w:r>
            <w:r w:rsidRPr="710194F1" w:rsidR="1E69F37C">
              <w:rPr>
                <w:rFonts w:cs="Calibri" w:cstheme="minorAscii"/>
                <w:lang w:val="en-US"/>
              </w:rPr>
              <w:t xml:space="preserve"> </w:t>
            </w:r>
            <w:ins w:author="Kelly Anthony" w:date="2025-01-05T20:41:43.737Z" w:id="2107304139">
              <w:r w:rsidRPr="710194F1" w:rsidR="6E4EF5BC">
                <w:rPr>
                  <w:rFonts w:cs="Calibri" w:cstheme="minorAscii"/>
                  <w:lang w:val="en-US"/>
                </w:rPr>
                <w:t xml:space="preserve"> </w:t>
              </w:r>
            </w:ins>
            <w:r w:rsidRPr="710194F1" w:rsidR="50472C0D">
              <w:rPr>
                <w:rFonts w:cs="Calibri" w:cstheme="minorAscii"/>
                <w:lang w:val="en-US"/>
              </w:rPr>
              <w:t>F</w:t>
            </w:r>
            <w:r w:rsidRPr="710194F1" w:rsidR="1E69F37C">
              <w:rPr>
                <w:rFonts w:cs="Calibri" w:cstheme="minorAscii"/>
                <w:lang w:val="en-US"/>
              </w:rPr>
              <w:t xml:space="preserve"> </w:t>
            </w:r>
            <w:ins w:author="Kelly Anthony" w:date="2025-01-05T20:41:47.759Z" w:id="687168889">
              <w:r w:rsidRPr="710194F1" w:rsidR="02B553A6">
                <w:rPr>
                  <w:rFonts w:cs="Calibri" w:cstheme="minorAscii"/>
                  <w:lang w:val="en-US"/>
                </w:rPr>
                <w:t>‘</w:t>
              </w:r>
            </w:ins>
            <w:r w:rsidRPr="710194F1" w:rsidR="1E69F37C">
              <w:rPr>
                <w:rFonts w:cs="Calibri" w:cstheme="minorAscii"/>
                <w:lang w:val="en-US"/>
              </w:rPr>
              <w:t>2</w:t>
            </w:r>
            <w:r w:rsidRPr="710194F1" w:rsidR="2E6DBF6F">
              <w:rPr>
                <w:rFonts w:cs="Calibri" w:cstheme="minorAscii"/>
                <w:lang w:val="en-US"/>
              </w:rPr>
              <w:t>3</w:t>
            </w:r>
          </w:p>
        </w:tc>
        <w:tc>
          <w:tcPr>
            <w:tcW w:w="915" w:type="dxa"/>
            <w:shd w:val="clear" w:color="auto" w:fill="DEEAF6" w:themeFill="accent1" w:themeFillTint="33"/>
            <w:tcMar/>
          </w:tcPr>
          <w:p w:rsidRPr="00787CD4" w:rsidR="00787CD4" w:rsidP="0076468A" w:rsidRDefault="00787CD4" w14:paraId="662EE59D"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1020" w:type="dxa"/>
            <w:shd w:val="clear" w:color="auto" w:fill="DEEAF6" w:themeFill="accent1" w:themeFillTint="33"/>
            <w:tcMar/>
          </w:tcPr>
          <w:p w:rsidRPr="00787CD4" w:rsidR="00787CD4" w:rsidP="710194F1" w:rsidRDefault="00787CD4" w14:paraId="395E4E8A" w14:textId="1BE05E7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4:26.692Z" w16du:dateUtc="2025-01-05T20:34:26.692Z" w:id="1630325459"/>
                <w:rFonts w:cs="Calibri" w:cstheme="minorAscii"/>
                <w:lang w:val="en-GB"/>
              </w:rPr>
            </w:pPr>
            <w:ins w:author="Kelly Anthony" w:date="2025-01-05T20:34:25.541Z" w:id="757419738">
              <w:r w:rsidRPr="710194F1" w:rsidR="28CF8382">
                <w:rPr>
                  <w:rFonts w:cs="Calibri" w:cstheme="minorAscii"/>
                  <w:lang w:val="en-GB"/>
                </w:rPr>
                <w:t>N</w:t>
              </w:r>
            </w:ins>
          </w:p>
          <w:p w:rsidRPr="00787CD4" w:rsidR="00787CD4" w:rsidP="710194F1" w:rsidRDefault="00787CD4" w14:paraId="32E11132" w14:textId="75579D9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4:28.196Z" w16du:dateUtc="2025-01-05T20:34:28.196Z" w:id="568833814"/>
                <w:rFonts w:cs="Calibri" w:cstheme="minorAscii"/>
                <w:lang w:val="en-GB"/>
              </w:rPr>
            </w:pPr>
            <w:ins w:author="Kelly Anthony" w:date="2025-01-05T20:34:27.555Z" w:id="1677558986">
              <w:r w:rsidRPr="710194F1" w:rsidR="28CF8382">
                <w:rPr>
                  <w:rFonts w:cs="Calibri" w:cstheme="minorAscii"/>
                  <w:lang w:val="en-GB"/>
                </w:rPr>
                <w:t>N</w:t>
              </w:r>
            </w:ins>
          </w:p>
          <w:p w:rsidRPr="00787CD4" w:rsidR="00787CD4" w:rsidP="710194F1" w:rsidRDefault="00787CD4" w14:paraId="42A89D17" w14:textId="3FE7694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4:36.27Z" w16du:dateUtc="2025-01-05T20:34:36.27Z" w:id="727623690"/>
                <w:rFonts w:cs="Calibri" w:cstheme="minorAscii"/>
                <w:lang w:val="en-GB"/>
              </w:rPr>
            </w:pPr>
            <w:ins w:author="Kelly Anthony" w:date="2025-01-05T20:34:29.074Z" w:id="959097448">
              <w:r w:rsidRPr="710194F1" w:rsidR="28CF8382">
                <w:rPr>
                  <w:rFonts w:cs="Calibri" w:cstheme="minorAscii"/>
                  <w:lang w:val="en-GB"/>
                </w:rPr>
                <w:t>N</w:t>
              </w:r>
            </w:ins>
          </w:p>
          <w:p w:rsidRPr="00787CD4" w:rsidR="00787CD4" w:rsidP="710194F1" w:rsidRDefault="00787CD4" w14:paraId="58A05419" w14:textId="0E7023E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4:36.851Z" w16du:dateUtc="2025-01-05T20:34:36.851Z" w:id="1620586067"/>
                <w:rFonts w:cs="Calibri" w:cstheme="minorAscii"/>
                <w:lang w:val="en-GB"/>
              </w:rPr>
            </w:pPr>
          </w:p>
          <w:p w:rsidRPr="00787CD4" w:rsidR="00787CD4" w:rsidP="710194F1" w:rsidRDefault="00787CD4" w14:paraId="79FCD4C8" w14:textId="14C3C66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4:37.066Z" w16du:dateUtc="2025-01-05T20:34:37.066Z" w:id="1751869463"/>
                <w:rFonts w:cs="Calibri" w:cstheme="minorAscii"/>
                <w:lang w:val="en-GB"/>
              </w:rPr>
            </w:pPr>
          </w:p>
          <w:p w:rsidRPr="00787CD4" w:rsidR="00787CD4" w:rsidP="710194F1" w:rsidRDefault="00787CD4" w14:paraId="1B8718AF" w14:textId="0473D352">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0DCF8907" w14:textId="4E8B74E1">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1E0D57DA" w14:textId="7B344D05">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6118C93C" w14:textId="03166030">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0A4D3C75" w14:textId="18D28207">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21BB44DD" w14:textId="324A0A16">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28CF8382">
              <w:rPr>
                <w:rFonts w:cs="Calibri" w:cstheme="minorAscii"/>
                <w:lang w:val="en-GB"/>
              </w:rPr>
              <w:t>N</w:t>
            </w:r>
          </w:p>
          <w:p w:rsidRPr="00787CD4" w:rsidR="00787CD4" w:rsidP="710194F1" w:rsidRDefault="00787CD4" w14:paraId="064D6043" w14:textId="0E90A66D">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28CF8382">
              <w:rPr>
                <w:rFonts w:cs="Calibri" w:cstheme="minorAscii"/>
                <w:lang w:val="en-GB"/>
              </w:rPr>
              <w:t>N</w:t>
            </w:r>
          </w:p>
        </w:tc>
        <w:tc>
          <w:tcPr>
            <w:tcW w:w="1627" w:type="dxa"/>
            <w:shd w:val="clear" w:color="auto" w:fill="DEEAF6" w:themeFill="accent1" w:themeFillTint="33"/>
            <w:tcMar/>
          </w:tcPr>
          <w:p w:rsidRPr="00787CD4" w:rsidR="00787CD4" w:rsidP="710194F1" w:rsidRDefault="00787CD4" w14:paraId="4E79B8ED" w14:textId="2F09DEA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38.91Z" w16du:dateUtc="2025-01-05T20:35:38.91Z" w:id="1080733673"/>
                <w:rFonts w:cs="Calibri" w:cstheme="minorAscii"/>
                <w:lang w:val="en-GB"/>
              </w:rPr>
            </w:pPr>
            <w:ins w:author="Kelly Anthony" w:date="2025-01-05T20:35:35.538Z" w:id="125983254">
              <w:r w:rsidRPr="710194F1" w:rsidR="28CF8382">
                <w:rPr>
                  <w:rFonts w:cs="Calibri" w:cstheme="minorAscii"/>
                  <w:lang w:val="en-GB"/>
                </w:rPr>
                <w:t>U/G</w:t>
              </w:r>
            </w:ins>
          </w:p>
          <w:p w:rsidRPr="00787CD4" w:rsidR="00787CD4" w:rsidP="710194F1" w:rsidRDefault="00787CD4" w14:paraId="50F83C52" w14:textId="504C29C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41.505Z" w16du:dateUtc="2025-01-05T20:35:41.505Z" w:id="754418581"/>
                <w:rFonts w:cs="Calibri" w:cstheme="minorAscii"/>
                <w:lang w:val="en-GB"/>
              </w:rPr>
            </w:pPr>
            <w:ins w:author="Kelly Anthony" w:date="2025-01-05T20:35:40.762Z" w:id="1597223983">
              <w:r w:rsidRPr="710194F1" w:rsidR="28CF8382">
                <w:rPr>
                  <w:rFonts w:cs="Calibri" w:cstheme="minorAscii"/>
                  <w:lang w:val="en-GB"/>
                </w:rPr>
                <w:t>U/G</w:t>
              </w:r>
            </w:ins>
          </w:p>
          <w:p w:rsidRPr="00787CD4" w:rsidR="00787CD4" w:rsidP="710194F1" w:rsidRDefault="00787CD4" w14:paraId="1FB5CB76" w14:textId="2424F65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49.155Z" w16du:dateUtc="2025-01-05T20:35:49.155Z" w:id="1972378667"/>
                <w:rFonts w:cs="Calibri" w:cstheme="minorAscii"/>
                <w:lang w:val="en-GB"/>
              </w:rPr>
            </w:pPr>
            <w:r w:rsidRPr="710194F1" w:rsidR="28CF8382">
              <w:rPr>
                <w:rFonts w:cs="Calibri" w:cstheme="minorAscii"/>
                <w:lang w:val="en-GB"/>
              </w:rPr>
              <w:t>U/G</w:t>
            </w:r>
          </w:p>
          <w:p w:rsidRPr="00787CD4" w:rsidR="00787CD4" w:rsidP="710194F1" w:rsidRDefault="00787CD4" w14:paraId="1A59C185" w14:textId="7DF59B2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49.333Z" w16du:dateUtc="2025-01-05T20:35:49.333Z" w:id="452070097"/>
                <w:rFonts w:cs="Calibri" w:cstheme="minorAscii"/>
                <w:lang w:val="en-GB"/>
              </w:rPr>
            </w:pPr>
          </w:p>
          <w:p w:rsidRPr="00787CD4" w:rsidR="00787CD4" w:rsidP="710194F1" w:rsidRDefault="00787CD4" w14:paraId="167DCE61" w14:textId="5EF7CC4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49.649Z" w16du:dateUtc="2025-01-05T20:35:49.649Z" w:id="842863951"/>
                <w:rFonts w:cs="Calibri" w:cstheme="minorAscii"/>
                <w:lang w:val="en-GB"/>
              </w:rPr>
            </w:pPr>
          </w:p>
          <w:p w:rsidRPr="00787CD4" w:rsidR="00787CD4" w:rsidP="710194F1" w:rsidRDefault="00787CD4" w14:paraId="5C2576BF" w14:textId="10A0EEF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2BE0CFB0" w14:textId="278E330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597212F3" w14:textId="5D3AB5B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1D2D0604" w14:textId="6A832BF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3CB57892" w14:textId="0E18C64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787CD4" w:rsidP="710194F1" w:rsidRDefault="00787CD4" w14:paraId="2E617AA6" w14:textId="427C7DF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4CAC4B4">
              <w:rPr>
                <w:rFonts w:cs="Calibri" w:cstheme="minorAscii"/>
                <w:lang w:val="en-GB"/>
              </w:rPr>
              <w:t>U/G</w:t>
            </w:r>
          </w:p>
          <w:p w:rsidRPr="00787CD4" w:rsidR="00787CD4" w:rsidP="710194F1" w:rsidRDefault="00787CD4" w14:paraId="6172A60E" w14:textId="7F1EA1B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4CAC4B4">
              <w:rPr>
                <w:rFonts w:cs="Calibri" w:cstheme="minorAscii"/>
                <w:lang w:val="en-GB"/>
              </w:rPr>
              <w:t>U/G</w:t>
            </w:r>
          </w:p>
        </w:tc>
        <w:tc>
          <w:tcPr>
            <w:tcW w:w="1034" w:type="dxa"/>
            <w:shd w:val="clear" w:color="auto" w:fill="DEEAF6" w:themeFill="accent1" w:themeFillTint="33"/>
            <w:tcMar/>
          </w:tcPr>
          <w:p w:rsidRPr="00787CD4" w:rsidR="00787CD4" w:rsidP="710194F1" w:rsidRDefault="00787CD4" w14:paraId="7AD9C138" w14:textId="3CCC787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28.818Z" w16du:dateUtc="2025-01-05T20:38:28.818Z" w:id="999795126"/>
                <w:rFonts w:cs="Calibri" w:cstheme="minorAscii"/>
                <w:lang w:val="en-GB"/>
              </w:rPr>
            </w:pPr>
            <w:ins w:author="Kelly Anthony" w:date="2025-01-05T20:38:28.331Z" w:id="1432723870">
              <w:r w:rsidRPr="710194F1" w:rsidR="20E780B1">
                <w:rPr>
                  <w:rFonts w:cs="Calibri" w:cstheme="minorAscii"/>
                  <w:lang w:val="en-GB"/>
                </w:rPr>
                <w:t>IP</w:t>
              </w:r>
            </w:ins>
          </w:p>
          <w:p w:rsidRPr="00787CD4" w:rsidR="00787CD4" w:rsidP="710194F1" w:rsidRDefault="00787CD4" w14:paraId="2985EEB1" w14:textId="1D5A69B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0.491Z" w16du:dateUtc="2025-01-05T20:38:30.491Z" w:id="2097002274"/>
                <w:rFonts w:cs="Calibri" w:cstheme="minorAscii"/>
                <w:lang w:val="en-GB"/>
              </w:rPr>
            </w:pPr>
            <w:ins w:author="Kelly Anthony" w:date="2025-01-05T20:38:29.902Z" w:id="1136627543">
              <w:r w:rsidRPr="710194F1" w:rsidR="20E780B1">
                <w:rPr>
                  <w:rFonts w:cs="Calibri" w:cstheme="minorAscii"/>
                  <w:lang w:val="en-GB"/>
                </w:rPr>
                <w:t>IP</w:t>
              </w:r>
            </w:ins>
          </w:p>
          <w:p w:rsidRPr="00787CD4" w:rsidR="00787CD4" w:rsidP="710194F1" w:rsidRDefault="00787CD4" w14:paraId="11A43D57" w14:textId="2432FF4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2:57.747Z" w16du:dateUtc="2025-01-05T23:32:57.747Z" w:id="1878357202"/>
                <w:rFonts w:cs="Calibri" w:cstheme="minorAscii"/>
                <w:lang w:val="en-GB"/>
              </w:rPr>
            </w:pPr>
            <w:ins w:author="Kelly Anthony" w:date="2025-01-05T20:38:31.469Z" w:id="1335939672">
              <w:r w:rsidRPr="710194F1" w:rsidR="20E780B1">
                <w:rPr>
                  <w:rFonts w:cs="Calibri" w:cstheme="minorAscii"/>
                  <w:lang w:val="en-GB"/>
                </w:rPr>
                <w:t>IP</w:t>
              </w:r>
            </w:ins>
          </w:p>
          <w:p w:rsidRPr="00787CD4" w:rsidR="00787CD4" w:rsidP="710194F1" w:rsidRDefault="00787CD4" w14:paraId="0A5B696B" w14:textId="0634D7E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2:58.128Z" w16du:dateUtc="2025-01-05T23:32:58.128Z" w:id="451852960"/>
                <w:rFonts w:cs="Calibri" w:cstheme="minorAscii"/>
                <w:lang w:val="en-GB"/>
              </w:rPr>
            </w:pPr>
          </w:p>
          <w:p w:rsidRPr="00787CD4" w:rsidR="00787CD4" w:rsidP="710194F1" w:rsidRDefault="00787CD4" w14:paraId="675FFDD0" w14:textId="6683C4B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2:58.991Z" w16du:dateUtc="2025-01-05T23:32:58.991Z" w:id="1660671551"/>
                <w:rFonts w:cs="Calibri" w:cstheme="minorAscii"/>
                <w:lang w:val="en-GB"/>
              </w:rPr>
            </w:pPr>
          </w:p>
          <w:p w:rsidRPr="00787CD4" w:rsidR="00787CD4" w:rsidP="710194F1" w:rsidRDefault="00787CD4" w14:paraId="66D2BC75" w14:textId="5477B44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5.29Z" w16du:dateUtc="2025-01-05T20:38:35.29Z" w:id="1187892437"/>
                <w:rFonts w:cs="Calibri" w:cstheme="minorAscii"/>
                <w:lang w:val="en-GB"/>
              </w:rPr>
            </w:pPr>
          </w:p>
          <w:p w:rsidRPr="00787CD4" w:rsidR="00787CD4" w:rsidP="710194F1" w:rsidRDefault="00787CD4" w14:paraId="13CCEB5F" w14:textId="78A1F46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48.923Z" w16du:dateUtc="2025-01-05T20:38:48.923Z" w:id="271481858"/>
                <w:rFonts w:cs="Calibri" w:cstheme="minorAscii"/>
                <w:lang w:val="en-GB"/>
              </w:rPr>
            </w:pPr>
          </w:p>
          <w:p w:rsidRPr="00787CD4" w:rsidR="00787CD4" w:rsidP="710194F1" w:rsidRDefault="00787CD4" w14:paraId="3EFE63D9" w14:textId="1129967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49.568Z" w16du:dateUtc="2025-01-05T20:38:49.568Z" w:id="998415665"/>
                <w:rFonts w:cs="Calibri" w:cstheme="minorAscii"/>
                <w:lang w:val="en-GB"/>
              </w:rPr>
            </w:pPr>
          </w:p>
          <w:p w:rsidRPr="00787CD4" w:rsidR="00787CD4" w:rsidP="710194F1" w:rsidRDefault="00787CD4" w14:paraId="023A0A3C" w14:textId="1DE4C61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49.838Z" w16du:dateUtc="2025-01-05T20:38:49.838Z" w:id="942085585"/>
                <w:rFonts w:cs="Calibri" w:cstheme="minorAscii"/>
                <w:lang w:val="en-GB"/>
              </w:rPr>
            </w:pPr>
          </w:p>
          <w:p w:rsidRPr="00787CD4" w:rsidR="00787CD4" w:rsidP="710194F1" w:rsidRDefault="00787CD4" w14:paraId="5D56FE07" w14:textId="6C8126C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50.046Z" w16du:dateUtc="2025-01-05T20:38:50.046Z" w:id="826428303"/>
                <w:rFonts w:cs="Calibri" w:cstheme="minorAscii"/>
                <w:lang w:val="en-GB"/>
              </w:rPr>
            </w:pPr>
          </w:p>
          <w:p w:rsidRPr="00787CD4" w:rsidR="00787CD4" w:rsidP="710194F1" w:rsidRDefault="00787CD4" w14:paraId="2991E43C" w14:textId="0FC4DD3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54.336Z" w16du:dateUtc="2025-01-05T20:38:54.336Z" w:id="1660366343"/>
                <w:rFonts w:cs="Calibri" w:cstheme="minorAscii"/>
                <w:lang w:val="en-GB"/>
              </w:rPr>
            </w:pPr>
            <w:ins w:author="Kelly Anthony" w:date="2025-01-05T20:38:53.727Z" w:id="150241060">
              <w:r w:rsidRPr="710194F1" w:rsidR="20E780B1">
                <w:rPr>
                  <w:rFonts w:cs="Calibri" w:cstheme="minorAscii"/>
                  <w:lang w:val="en-GB"/>
                </w:rPr>
                <w:t>IP</w:t>
              </w:r>
            </w:ins>
          </w:p>
          <w:p w:rsidRPr="00787CD4" w:rsidR="00787CD4" w:rsidP="710194F1" w:rsidRDefault="00787CD4" w14:paraId="7EF32394" w14:textId="2FFDFAA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7.984Z" w16du:dateUtc="2025-01-05T20:38:37.984Z" w:id="368375449"/>
                <w:rFonts w:cs="Calibri" w:cstheme="minorAscii"/>
                <w:lang w:val="en-GB"/>
              </w:rPr>
            </w:pPr>
            <w:ins w:author="Kelly Anthony" w:date="2025-01-05T20:38:55.422Z" w:id="1383594062">
              <w:r w:rsidRPr="710194F1" w:rsidR="20E780B1">
                <w:rPr>
                  <w:rFonts w:cs="Calibri" w:cstheme="minorAscii"/>
                  <w:lang w:val="en-GB"/>
                </w:rPr>
                <w:t>IP</w:t>
              </w:r>
            </w:ins>
          </w:p>
          <w:p w:rsidRPr="00787CD4" w:rsidR="00787CD4" w:rsidP="710194F1" w:rsidRDefault="00787CD4" w14:paraId="3AB0AA05" w14:textId="61D727C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8.271Z" w16du:dateUtc="2025-01-05T20:38:38.271Z" w:id="1685586054"/>
                <w:rFonts w:cs="Calibri" w:cstheme="minorAscii"/>
                <w:lang w:val="en-GB"/>
              </w:rPr>
            </w:pPr>
          </w:p>
          <w:p w:rsidRPr="00787CD4" w:rsidR="00787CD4" w:rsidP="710194F1" w:rsidRDefault="00787CD4" w14:paraId="3F307970" w14:textId="5F32E64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8.442Z" w16du:dateUtc="2025-01-05T20:38:38.442Z" w:id="578138068"/>
                <w:rFonts w:cs="Calibri" w:cstheme="minorAscii"/>
                <w:lang w:val="en-GB"/>
              </w:rPr>
            </w:pPr>
          </w:p>
          <w:p w:rsidRPr="00787CD4" w:rsidR="00787CD4" w:rsidP="710194F1" w:rsidRDefault="00787CD4" w14:paraId="1B2F90B0" w14:textId="101C2FB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38.618Z" w16du:dateUtc="2025-01-05T20:38:38.618Z" w:id="754564755"/>
                <w:rFonts w:cs="Calibri" w:cstheme="minorAscii"/>
                <w:lang w:val="en-GB"/>
              </w:rPr>
            </w:pPr>
          </w:p>
          <w:p w:rsidRPr="00787CD4" w:rsidR="00787CD4" w:rsidP="710194F1" w:rsidRDefault="00787CD4" w14:paraId="06595E60" w14:textId="5792D58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tc>
        <w:tc>
          <w:tcPr>
            <w:tcW w:w="1150" w:type="dxa"/>
            <w:shd w:val="clear" w:color="auto" w:fill="DEEAF6" w:themeFill="accent1" w:themeFillTint="33"/>
            <w:tcMar/>
          </w:tcPr>
          <w:p w:rsidRPr="00787CD4" w:rsidR="00787CD4" w:rsidP="710194F1" w:rsidRDefault="00787CD4" w14:paraId="2E5AFC75" w14:textId="77B2B23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45.349Z" w16du:dateUtc="2025-01-05T20:37:45.349Z" w:id="1627659165"/>
                <w:rFonts w:cs="Calibri" w:cstheme="minorAscii"/>
                <w:lang w:val="en-GB"/>
              </w:rPr>
            </w:pPr>
            <w:ins w:author="Kelly Anthony" w:date="2025-01-05T20:37:44.537Z" w:id="1727811120">
              <w:r w:rsidRPr="710194F1" w:rsidR="7C6364DF">
                <w:rPr>
                  <w:rFonts w:cs="Calibri" w:cstheme="minorAscii"/>
                  <w:lang w:val="en-GB"/>
                </w:rPr>
                <w:t>Y</w:t>
              </w:r>
            </w:ins>
          </w:p>
          <w:p w:rsidRPr="00787CD4" w:rsidR="00787CD4" w:rsidP="710194F1" w:rsidRDefault="00787CD4" w14:paraId="5D700067" w14:textId="1D3CC5C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46.699Z" w16du:dateUtc="2025-01-05T20:37:46.699Z" w:id="1480453631"/>
                <w:rFonts w:cs="Calibri" w:cstheme="minorAscii"/>
                <w:lang w:val="en-GB"/>
              </w:rPr>
            </w:pPr>
            <w:ins w:author="Kelly Anthony" w:date="2025-01-05T20:37:46.179Z" w:id="573058165">
              <w:r w:rsidRPr="710194F1" w:rsidR="7C6364DF">
                <w:rPr>
                  <w:rFonts w:cs="Calibri" w:cstheme="minorAscii"/>
                  <w:lang w:val="en-GB"/>
                </w:rPr>
                <w:t>Y</w:t>
              </w:r>
            </w:ins>
          </w:p>
          <w:p w:rsidRPr="00787CD4" w:rsidR="00787CD4" w:rsidP="710194F1" w:rsidRDefault="00787CD4" w14:paraId="1B0DCDC1" w14:textId="6234C65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1.668Z" w16du:dateUtc="2025-01-05T20:37:51.668Z" w:id="574326700"/>
                <w:rFonts w:cs="Calibri" w:cstheme="minorAscii"/>
                <w:lang w:val="en-GB"/>
              </w:rPr>
            </w:pPr>
            <w:ins w:author="Kelly Anthony" w:date="2025-01-05T20:37:48.494Z" w:id="1408475031">
              <w:r w:rsidRPr="710194F1" w:rsidR="7C6364DF">
                <w:rPr>
                  <w:rFonts w:cs="Calibri" w:cstheme="minorAscii"/>
                  <w:lang w:val="en-GB"/>
                </w:rPr>
                <w:t>N</w:t>
              </w:r>
            </w:ins>
          </w:p>
          <w:p w:rsidRPr="00787CD4" w:rsidR="00787CD4" w:rsidP="710194F1" w:rsidRDefault="00787CD4" w14:paraId="43DEC3BA" w14:textId="37B4204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1.942Z" w16du:dateUtc="2025-01-05T20:37:51.942Z" w:id="2055772503"/>
                <w:rFonts w:cs="Calibri" w:cstheme="minorAscii"/>
                <w:lang w:val="en-GB"/>
              </w:rPr>
            </w:pPr>
          </w:p>
          <w:p w:rsidRPr="00787CD4" w:rsidR="00787CD4" w:rsidP="710194F1" w:rsidRDefault="00787CD4" w14:paraId="3094436B" w14:textId="431D2E0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2.208Z" w16du:dateUtc="2025-01-05T20:37:52.208Z" w:id="625975994"/>
                <w:rFonts w:cs="Calibri" w:cstheme="minorAscii"/>
                <w:lang w:val="en-GB"/>
              </w:rPr>
            </w:pPr>
          </w:p>
          <w:p w:rsidRPr="00787CD4" w:rsidR="00787CD4" w:rsidP="710194F1" w:rsidRDefault="00787CD4" w14:paraId="34DBA0A3" w14:textId="1DD534D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5.443Z" w16du:dateUtc="2025-01-05T20:37:55.443Z" w:id="1579104679"/>
                <w:rFonts w:cs="Calibri" w:cstheme="minorAscii"/>
                <w:lang w:val="en-GB"/>
              </w:rPr>
            </w:pPr>
          </w:p>
          <w:p w:rsidRPr="00787CD4" w:rsidR="00787CD4" w:rsidP="710194F1" w:rsidRDefault="00787CD4" w14:paraId="2B272CAE" w14:textId="22F44AC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8.699Z" w16du:dateUtc="2025-01-05T20:37:58.699Z" w:id="1112520736"/>
                <w:rFonts w:cs="Calibri" w:cstheme="minorAscii"/>
                <w:lang w:val="en-GB"/>
              </w:rPr>
            </w:pPr>
          </w:p>
          <w:p w:rsidRPr="00787CD4" w:rsidR="00787CD4" w:rsidP="710194F1" w:rsidRDefault="00787CD4" w14:paraId="29349220" w14:textId="3E5CF30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8.982Z" w16du:dateUtc="2025-01-05T20:37:58.982Z" w:id="1257167522"/>
                <w:rFonts w:cs="Calibri" w:cstheme="minorAscii"/>
                <w:lang w:val="en-GB"/>
              </w:rPr>
            </w:pPr>
          </w:p>
          <w:p w:rsidRPr="00787CD4" w:rsidR="00787CD4" w:rsidP="710194F1" w:rsidRDefault="00787CD4" w14:paraId="30A3160C" w14:textId="7E1027A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9.16Z" w16du:dateUtc="2025-01-05T20:37:59.16Z" w:id="1071037"/>
                <w:rFonts w:cs="Calibri" w:cstheme="minorAscii"/>
                <w:lang w:val="en-GB"/>
              </w:rPr>
            </w:pPr>
          </w:p>
          <w:p w:rsidRPr="00787CD4" w:rsidR="00787CD4" w:rsidP="710194F1" w:rsidRDefault="00787CD4" w14:paraId="7870AE0D" w14:textId="085DFB7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59.518Z" w16du:dateUtc="2025-01-05T20:37:59.518Z" w:id="1614726405"/>
                <w:rFonts w:cs="Calibri" w:cstheme="minorAscii"/>
                <w:lang w:val="en-GB"/>
              </w:rPr>
            </w:pPr>
          </w:p>
          <w:p w:rsidRPr="00787CD4" w:rsidR="00787CD4" w:rsidP="710194F1" w:rsidRDefault="00787CD4" w14:paraId="75F06D2E" w14:textId="23F97CA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8:02.396Z" w16du:dateUtc="2025-01-05T20:38:02.396Z" w:id="881369781"/>
                <w:rFonts w:cs="Calibri" w:cstheme="minorAscii"/>
                <w:lang w:val="en-GB"/>
              </w:rPr>
            </w:pPr>
            <w:ins w:author="Kelly Anthony" w:date="2025-01-05T20:38:01.435Z" w:id="1925763106">
              <w:r w:rsidRPr="710194F1" w:rsidR="7C6364DF">
                <w:rPr>
                  <w:rFonts w:cs="Calibri" w:cstheme="minorAscii"/>
                  <w:lang w:val="en-GB"/>
                </w:rPr>
                <w:t>Y</w:t>
              </w:r>
            </w:ins>
          </w:p>
          <w:p w:rsidRPr="00787CD4" w:rsidR="00787CD4" w:rsidP="710194F1" w:rsidRDefault="00787CD4" w14:paraId="2D8642F2" w14:textId="547F2A9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38:03.305Z" w:id="641731887">
              <w:r w:rsidRPr="710194F1" w:rsidR="7C6364DF">
                <w:rPr>
                  <w:rFonts w:cs="Calibri" w:cstheme="minorAscii"/>
                  <w:lang w:val="en-GB"/>
                </w:rPr>
                <w:t>Y</w:t>
              </w:r>
            </w:ins>
          </w:p>
        </w:tc>
        <w:tc>
          <w:tcPr>
            <w:tcW w:w="735" w:type="dxa"/>
            <w:shd w:val="clear" w:color="auto" w:fill="DEEAF6" w:themeFill="accent1" w:themeFillTint="33"/>
            <w:tcMar/>
          </w:tcPr>
          <w:p w:rsidRPr="00787CD4" w:rsidR="00787CD4" w:rsidP="710194F1" w:rsidRDefault="00787CD4" w14:paraId="1D0A4860" w14:textId="241BF49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25.775Z" w16du:dateUtc="2025-01-05T20:39:25.775Z" w:id="234158986"/>
                <w:rFonts w:cs="Calibri" w:cstheme="minorAscii"/>
                <w:lang w:val="en-GB"/>
              </w:rPr>
            </w:pPr>
            <w:ins w:author="Kelly Anthony" w:date="2025-01-05T20:39:20.514Z" w:id="1239566641">
              <w:r w:rsidRPr="710194F1" w:rsidR="684FF568">
                <w:rPr>
                  <w:rFonts w:cs="Calibri" w:cstheme="minorAscii"/>
                  <w:lang w:val="en-GB"/>
                </w:rPr>
                <w:t>Req</w:t>
              </w:r>
            </w:ins>
          </w:p>
          <w:p w:rsidRPr="00787CD4" w:rsidR="00787CD4" w:rsidP="710194F1" w:rsidRDefault="00787CD4" w14:paraId="1AA790A8" w14:textId="499877B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29.698Z" w16du:dateUtc="2025-01-05T20:39:29.698Z" w:id="417226097"/>
                <w:rFonts w:cs="Calibri" w:cstheme="minorAscii"/>
                <w:lang w:val="en-GB"/>
              </w:rPr>
            </w:pPr>
            <w:ins w:author="Kelly Anthony" w:date="2025-01-05T20:39:27.515Z" w:id="167623349">
              <w:r w:rsidRPr="710194F1" w:rsidR="684FF568">
                <w:rPr>
                  <w:rFonts w:cs="Calibri" w:cstheme="minorAscii"/>
                  <w:lang w:val="en-GB"/>
                </w:rPr>
                <w:t>Elec</w:t>
              </w:r>
            </w:ins>
          </w:p>
          <w:p w:rsidRPr="00787CD4" w:rsidR="00787CD4" w:rsidP="710194F1" w:rsidRDefault="00787CD4" w14:paraId="10AB1988" w14:textId="3E0CE0B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33.663Z" w16du:dateUtc="2025-01-05T20:39:33.663Z" w:id="1085248726"/>
                <w:rFonts w:cs="Calibri" w:cstheme="minorAscii"/>
                <w:lang w:val="en-GB"/>
              </w:rPr>
            </w:pPr>
            <w:ins w:author="Kelly Anthony" w:date="2025-01-05T20:39:32.41Z" w:id="1651587374">
              <w:r w:rsidRPr="710194F1" w:rsidR="684FF568">
                <w:rPr>
                  <w:rFonts w:cs="Calibri" w:cstheme="minorAscii"/>
                  <w:lang w:val="en-GB"/>
                </w:rPr>
                <w:t>Elec</w:t>
              </w:r>
            </w:ins>
          </w:p>
          <w:p w:rsidRPr="00787CD4" w:rsidR="00787CD4" w:rsidP="710194F1" w:rsidRDefault="00787CD4" w14:paraId="3E3DC421" w14:textId="159827C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33.905Z" w16du:dateUtc="2025-01-05T20:39:33.905Z" w:id="946300135"/>
                <w:rFonts w:cs="Calibri" w:cstheme="minorAscii"/>
                <w:lang w:val="en-GB"/>
              </w:rPr>
            </w:pPr>
          </w:p>
          <w:p w:rsidRPr="00787CD4" w:rsidR="00787CD4" w:rsidP="710194F1" w:rsidRDefault="00787CD4" w14:paraId="3B1D75A8" w14:textId="0527DDA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34.162Z" w16du:dateUtc="2025-01-05T20:39:34.162Z" w:id="427024680"/>
                <w:rFonts w:cs="Calibri" w:cstheme="minorAscii"/>
                <w:lang w:val="en-GB"/>
              </w:rPr>
            </w:pPr>
          </w:p>
          <w:p w:rsidRPr="00787CD4" w:rsidR="00787CD4" w:rsidP="710194F1" w:rsidRDefault="00787CD4" w14:paraId="4015469B" w14:textId="1E88569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43.212Z" w16du:dateUtc="2025-01-05T20:39:43.212Z" w:id="1585557319"/>
                <w:rFonts w:cs="Calibri" w:cstheme="minorAscii"/>
                <w:lang w:val="en-GB"/>
              </w:rPr>
            </w:pPr>
          </w:p>
          <w:p w:rsidRPr="00787CD4" w:rsidR="00787CD4" w:rsidP="710194F1" w:rsidRDefault="00787CD4" w14:paraId="011666D3" w14:textId="48CFD5D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48.521Z" w16du:dateUtc="2025-01-05T20:39:48.521Z" w:id="1876212164"/>
                <w:rFonts w:cs="Calibri" w:cstheme="minorAscii"/>
                <w:lang w:val="en-GB"/>
              </w:rPr>
            </w:pPr>
          </w:p>
          <w:p w:rsidRPr="00787CD4" w:rsidR="00787CD4" w:rsidP="710194F1" w:rsidRDefault="00787CD4" w14:paraId="28D6D6C2" w14:textId="1B9EC34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48.878Z" w16du:dateUtc="2025-01-05T20:39:48.878Z" w:id="1075383703"/>
                <w:rFonts w:cs="Calibri" w:cstheme="minorAscii"/>
                <w:lang w:val="en-GB"/>
              </w:rPr>
            </w:pPr>
          </w:p>
          <w:p w:rsidRPr="00787CD4" w:rsidR="00787CD4" w:rsidP="710194F1" w:rsidRDefault="00787CD4" w14:paraId="2452083F" w14:textId="5F002AB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49.08Z" w16du:dateUtc="2025-01-05T20:39:49.08Z" w:id="2090436760"/>
                <w:rFonts w:cs="Calibri" w:cstheme="minorAscii"/>
                <w:lang w:val="en-GB"/>
              </w:rPr>
            </w:pPr>
          </w:p>
          <w:p w:rsidRPr="00787CD4" w:rsidR="00787CD4" w:rsidP="710194F1" w:rsidRDefault="00787CD4" w14:paraId="4EE0D622" w14:textId="35918F3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49.609Z" w16du:dateUtc="2025-01-05T20:39:49.609Z" w:id="913854045"/>
                <w:rFonts w:cs="Calibri" w:cstheme="minorAscii"/>
                <w:lang w:val="en-GB"/>
              </w:rPr>
            </w:pPr>
          </w:p>
          <w:p w:rsidRPr="00787CD4" w:rsidR="00787CD4" w:rsidP="710194F1" w:rsidRDefault="00787CD4" w14:paraId="0926AD1F" w14:textId="3196445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55.461Z" w16du:dateUtc="2025-01-05T20:39:55.461Z" w:id="1902500165"/>
                <w:rFonts w:cs="Calibri" w:cstheme="minorAscii"/>
                <w:lang w:val="en-GB"/>
              </w:rPr>
            </w:pPr>
            <w:ins w:author="Kelly Anthony" w:date="2025-01-05T20:39:53.888Z" w:id="2011423185">
              <w:r w:rsidRPr="710194F1" w:rsidR="684FF568">
                <w:rPr>
                  <w:rFonts w:cs="Calibri" w:cstheme="minorAscii"/>
                  <w:lang w:val="en-GB"/>
                </w:rPr>
                <w:t>Req</w:t>
              </w:r>
            </w:ins>
          </w:p>
          <w:p w:rsidRPr="00787CD4" w:rsidR="00787CD4" w:rsidP="710194F1" w:rsidRDefault="00787CD4" w14:paraId="1C1497B4" w14:textId="1F131CF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9:35.296Z" w16du:dateUtc="2025-01-05T20:39:35.296Z" w:id="303759159"/>
                <w:rFonts w:cs="Calibri" w:cstheme="minorAscii"/>
                <w:lang w:val="en-GB"/>
              </w:rPr>
            </w:pPr>
            <w:ins w:author="Kelly Anthony" w:date="2025-01-05T20:39:58.007Z" w:id="1263388882">
              <w:r w:rsidRPr="710194F1" w:rsidR="684FF568">
                <w:rPr>
                  <w:rFonts w:cs="Calibri" w:cstheme="minorAscii"/>
                  <w:lang w:val="en-GB"/>
                </w:rPr>
                <w:t>Elec</w:t>
              </w:r>
            </w:ins>
          </w:p>
          <w:p w:rsidRPr="00787CD4" w:rsidR="00787CD4" w:rsidP="710194F1" w:rsidRDefault="00787CD4" w14:paraId="12C30EFD" w14:textId="63C1A1C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tc>
        <w:tc>
          <w:tcPr>
            <w:tcW w:w="2050" w:type="dxa"/>
            <w:shd w:val="clear" w:color="auto" w:fill="DEEAF6" w:themeFill="accent1" w:themeFillTint="33"/>
            <w:tcMar/>
          </w:tcPr>
          <w:p w:rsidRPr="00787CD4" w:rsidR="00787CD4" w:rsidP="710194F1" w:rsidRDefault="00787CD4" w14:paraId="2A156A74" w14:textId="2199259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55.131Z" w16du:dateUtc="2025-01-05T20:42:55.131Z" w:id="1501784586"/>
                <w:rFonts w:cs="Calibri" w:cstheme="minorAscii"/>
                <w:lang w:val="en-GB"/>
              </w:rPr>
            </w:pPr>
            <w:ins w:author="Kelly Anthony" w:date="2025-01-05T20:42:54.482Z" w:id="1572484746">
              <w:r w:rsidRPr="710194F1" w:rsidR="100E4264">
                <w:rPr>
                  <w:rFonts w:cs="Calibri" w:cstheme="minorAscii"/>
                  <w:lang w:val="en-GB"/>
                </w:rPr>
                <w:t>N</w:t>
              </w:r>
            </w:ins>
          </w:p>
          <w:p w:rsidRPr="00787CD4" w:rsidR="00787CD4" w:rsidP="710194F1" w:rsidRDefault="00787CD4" w14:paraId="7BDAAC8F" w14:textId="7F2ABDA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56.597Z" w16du:dateUtc="2025-01-05T20:42:56.597Z" w:id="357290482"/>
                <w:rFonts w:cs="Calibri" w:cstheme="minorAscii"/>
                <w:lang w:val="en-GB"/>
              </w:rPr>
            </w:pPr>
            <w:ins w:author="Kelly Anthony" w:date="2025-01-05T20:42:56.271Z" w:id="1618512083">
              <w:r w:rsidRPr="710194F1" w:rsidR="100E4264">
                <w:rPr>
                  <w:rFonts w:cs="Calibri" w:cstheme="minorAscii"/>
                  <w:lang w:val="en-GB"/>
                </w:rPr>
                <w:t>N</w:t>
              </w:r>
            </w:ins>
          </w:p>
          <w:p w:rsidRPr="00787CD4" w:rsidR="00787CD4" w:rsidP="710194F1" w:rsidRDefault="00787CD4" w14:paraId="155B4325" w14:textId="271EEF7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58.743Z" w16du:dateUtc="2025-01-05T20:42:58.743Z" w:id="297679320"/>
                <w:rFonts w:cs="Calibri" w:cstheme="minorAscii"/>
                <w:lang w:val="en-GB"/>
              </w:rPr>
            </w:pPr>
            <w:ins w:author="Kelly Anthony" w:date="2025-01-05T20:42:57.335Z" w:id="294916277">
              <w:r w:rsidRPr="710194F1" w:rsidR="100E4264">
                <w:rPr>
                  <w:rFonts w:cs="Calibri" w:cstheme="minorAscii"/>
                  <w:lang w:val="en-GB"/>
                </w:rPr>
                <w:t>Y</w:t>
              </w:r>
            </w:ins>
          </w:p>
          <w:p w:rsidRPr="00787CD4" w:rsidR="00787CD4" w:rsidP="710194F1" w:rsidRDefault="00787CD4" w14:paraId="0280463D" w14:textId="212EEB1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59.121Z" w16du:dateUtc="2025-01-05T20:42:59.121Z" w:id="530085995"/>
                <w:rFonts w:cs="Calibri" w:cstheme="minorAscii"/>
                <w:lang w:val="en-GB"/>
              </w:rPr>
            </w:pPr>
          </w:p>
          <w:p w:rsidRPr="00787CD4" w:rsidR="00787CD4" w:rsidP="710194F1" w:rsidRDefault="00787CD4" w14:paraId="2BCF5B70" w14:textId="659B326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59.321Z" w16du:dateUtc="2025-01-05T20:42:59.321Z" w:id="1990313597"/>
                <w:rFonts w:cs="Calibri" w:cstheme="minorAscii"/>
                <w:lang w:val="en-GB"/>
              </w:rPr>
            </w:pPr>
          </w:p>
          <w:p w:rsidRPr="00787CD4" w:rsidR="00787CD4" w:rsidP="710194F1" w:rsidRDefault="00787CD4" w14:paraId="1FA3BB6D" w14:textId="29F64BB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0.489Z" w16du:dateUtc="2025-01-05T20:43:10.489Z" w:id="1452407614"/>
                <w:rFonts w:cs="Calibri" w:cstheme="minorAscii"/>
                <w:lang w:val="en-GB"/>
              </w:rPr>
            </w:pPr>
          </w:p>
          <w:p w:rsidRPr="00787CD4" w:rsidR="00787CD4" w:rsidP="710194F1" w:rsidRDefault="00787CD4" w14:paraId="43540C58" w14:textId="5A12646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2.923Z" w16du:dateUtc="2025-01-05T20:43:12.923Z" w:id="888604822"/>
                <w:rFonts w:cs="Calibri" w:cstheme="minorAscii"/>
                <w:lang w:val="en-GB"/>
              </w:rPr>
            </w:pPr>
          </w:p>
          <w:p w:rsidRPr="00787CD4" w:rsidR="00787CD4" w:rsidP="710194F1" w:rsidRDefault="00787CD4" w14:paraId="4C59BE5C" w14:textId="622E883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3.181Z" w16du:dateUtc="2025-01-05T20:43:13.181Z" w:id="369423753"/>
                <w:rFonts w:cs="Calibri" w:cstheme="minorAscii"/>
                <w:lang w:val="en-GB"/>
              </w:rPr>
            </w:pPr>
          </w:p>
          <w:p w:rsidRPr="00787CD4" w:rsidR="00787CD4" w:rsidP="710194F1" w:rsidRDefault="00787CD4" w14:paraId="33A10265" w14:textId="11A6920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3.333Z" w16du:dateUtc="2025-01-05T20:43:13.333Z" w:id="634247417"/>
                <w:rFonts w:cs="Calibri" w:cstheme="minorAscii"/>
                <w:lang w:val="en-GB"/>
              </w:rPr>
            </w:pPr>
          </w:p>
          <w:p w:rsidRPr="00787CD4" w:rsidR="00787CD4" w:rsidP="710194F1" w:rsidRDefault="00787CD4" w14:paraId="3313C8D5" w14:textId="55BA893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3.503Z" w16du:dateUtc="2025-01-05T20:43:13.503Z" w:id="1642061745"/>
                <w:rFonts w:cs="Calibri" w:cstheme="minorAscii"/>
                <w:lang w:val="en-GB"/>
              </w:rPr>
            </w:pPr>
          </w:p>
          <w:p w:rsidRPr="00787CD4" w:rsidR="00787CD4" w:rsidP="710194F1" w:rsidRDefault="00787CD4" w14:paraId="12490F15" w14:textId="0974D4B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5.195Z" w16du:dateUtc="2025-01-05T20:43:15.195Z" w:id="828897001"/>
                <w:rFonts w:cs="Calibri" w:cstheme="minorAscii"/>
                <w:lang w:val="en-GB"/>
              </w:rPr>
            </w:pPr>
            <w:ins w:author="Kelly Anthony" w:date="2025-01-05T20:43:14.865Z" w:id="155269492">
              <w:r w:rsidRPr="710194F1" w:rsidR="100E4264">
                <w:rPr>
                  <w:rFonts w:cs="Calibri" w:cstheme="minorAscii"/>
                  <w:lang w:val="en-GB"/>
                </w:rPr>
                <w:t>N</w:t>
              </w:r>
            </w:ins>
          </w:p>
          <w:p w:rsidRPr="00787CD4" w:rsidR="00787CD4" w:rsidP="710194F1" w:rsidRDefault="00787CD4" w14:paraId="12EFD068" w14:textId="476907E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3:15.731Z" w:id="1463328335">
              <w:r w:rsidRPr="710194F1" w:rsidR="100E4264">
                <w:rPr>
                  <w:rFonts w:cs="Calibri" w:cstheme="minorAscii"/>
                  <w:lang w:val="en-GB"/>
                </w:rPr>
                <w:t>N</w:t>
              </w:r>
            </w:ins>
          </w:p>
        </w:tc>
      </w:tr>
      <w:tr w:rsidRPr="00787CD4" w:rsidR="00787CD4" w:rsidTr="710194F1" w14:paraId="545620FD" w14:textId="77777777">
        <w:trPr>
          <w:cantSplit/>
          <w:trHeight w:val="300"/>
          <w:tblHeader/>
        </w:trPr>
        <w:tc>
          <w:tcPr>
            <w:tcW w:w="10706" w:type="dxa"/>
            <w:gridSpan w:val="8"/>
            <w:shd w:val="clear" w:color="auto" w:fill="E2EFD9" w:themeFill="accent6" w:themeFillTint="33"/>
            <w:tcMar/>
          </w:tcPr>
          <w:p w:rsidR="009E7376" w:rsidP="000A4A59" w:rsidRDefault="009E7376" w14:paraId="55068B6F"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b/>
                <w:bCs/>
                <w:lang w:val="en-GB"/>
              </w:rPr>
            </w:pPr>
          </w:p>
          <w:p w:rsidR="710194F1" w:rsidP="710194F1" w:rsidRDefault="710194F1" w14:paraId="74B5F5DB" w14:textId="7EE1EAB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5:21.508Z" w16du:dateUtc="2025-01-05T20:35:21.508Z" w:id="1925649459"/>
                <w:rFonts w:cs="Calibri" w:cstheme="minorAscii"/>
                <w:b w:val="1"/>
                <w:bCs w:val="1"/>
                <w:lang w:val="en-GB"/>
              </w:rPr>
            </w:pPr>
          </w:p>
          <w:p w:rsidR="00787CD4" w:rsidP="000A4A59" w:rsidRDefault="00787CD4" w14:paraId="2088F0B8"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b/>
                <w:bCs/>
                <w:lang w:val="en-GB"/>
              </w:rPr>
            </w:pPr>
            <w:r w:rsidRPr="00787CD4">
              <w:rPr>
                <w:rFonts w:cstheme="minorHAnsi"/>
                <w:b/>
                <w:bCs/>
                <w:lang w:val="en-GB"/>
              </w:rPr>
              <w:t>Year 2 (ending Dec 31)</w:t>
            </w:r>
          </w:p>
          <w:p w:rsidRPr="00787CD4" w:rsidR="009E7376" w:rsidP="000A4A59" w:rsidRDefault="009E7376" w14:paraId="79A72A80" w14:textId="771FF863">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b/>
                <w:bCs/>
                <w:lang w:val="en-GB"/>
              </w:rPr>
            </w:pPr>
          </w:p>
        </w:tc>
      </w:tr>
      <w:tr w:rsidRPr="00787CD4" w:rsidR="00787CD4" w:rsidTr="710194F1" w14:paraId="25AABFF7" w14:textId="4CD8F519">
        <w:trPr>
          <w:cantSplit/>
          <w:trHeight w:val="300"/>
          <w:tblHeader/>
        </w:trPr>
        <w:tc>
          <w:tcPr>
            <w:tcW w:w="2175" w:type="dxa"/>
            <w:shd w:val="clear" w:color="auto" w:fill="E2EFD9" w:themeFill="accent6" w:themeFillTint="33"/>
            <w:tcMar/>
          </w:tcPr>
          <w:p w:rsidR="32B70672" w:rsidP="710194F1" w:rsidRDefault="32B70672" w14:paraId="6386BE98" w14:textId="446E604C">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32B70672">
              <w:rPr>
                <w:rFonts w:cs="Calibri" w:cstheme="minorAscii"/>
                <w:lang w:val="en-GB"/>
              </w:rPr>
              <w:t xml:space="preserve">HLTH 260 </w:t>
            </w:r>
            <w:ins w:author="Kelly Anthony" w:date="2025-01-05T20:41:26.317Z" w:id="978767380">
              <w:r w:rsidRPr="710194F1" w:rsidR="0DD78550">
                <w:rPr>
                  <w:rFonts w:cs="Calibri" w:cstheme="minorAscii"/>
                  <w:lang w:val="en-GB"/>
                </w:rPr>
                <w:t xml:space="preserve">  </w:t>
              </w:r>
            </w:ins>
            <w:r w:rsidRPr="710194F1" w:rsidR="32B70672">
              <w:rPr>
                <w:rFonts w:cs="Calibri" w:cstheme="minorAscii"/>
                <w:lang w:val="en-GB"/>
              </w:rPr>
              <w:t>W ‘24</w:t>
            </w:r>
          </w:p>
          <w:p w:rsidR="32B70672" w:rsidP="710194F1" w:rsidRDefault="32B70672" w14:paraId="275B76E3" w14:textId="67FDEBE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32B70672">
              <w:rPr>
                <w:rFonts w:cs="Calibri" w:cstheme="minorAscii"/>
                <w:lang w:val="en-GB"/>
              </w:rPr>
              <w:t xml:space="preserve">HLTH 481 </w:t>
            </w:r>
            <w:ins w:author="Kelly Anthony" w:date="2025-01-05T20:41:27.425Z" w:id="462327412">
              <w:r w:rsidRPr="710194F1" w:rsidR="3CE9D777">
                <w:rPr>
                  <w:rFonts w:cs="Calibri" w:cstheme="minorAscii"/>
                  <w:lang w:val="en-GB"/>
                </w:rPr>
                <w:t xml:space="preserve">  </w:t>
              </w:r>
            </w:ins>
            <w:r w:rsidRPr="710194F1" w:rsidR="32B70672">
              <w:rPr>
                <w:rFonts w:cs="Calibri" w:cstheme="minorAscii"/>
                <w:lang w:val="en-GB"/>
              </w:rPr>
              <w:t>W’24</w:t>
            </w:r>
          </w:p>
          <w:p w:rsidR="32B70672" w:rsidP="710194F1" w:rsidRDefault="32B70672" w14:paraId="47F8366C" w14:textId="050408D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32B70672">
              <w:rPr>
                <w:rFonts w:cs="Calibri" w:cstheme="minorAscii"/>
                <w:lang w:val="en-GB"/>
              </w:rPr>
              <w:t>HLTH 432B W/24</w:t>
            </w:r>
          </w:p>
          <w:p w:rsidR="710194F1" w:rsidP="710194F1" w:rsidRDefault="710194F1" w14:paraId="540C1B65" w14:textId="5070C641">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32B70672" w:rsidP="710194F1" w:rsidRDefault="32B70672" w14:paraId="59A6E9E1" w14:textId="2578F2D6">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32B70672">
              <w:rPr>
                <w:rFonts w:cs="Calibri" w:cstheme="minorAscii"/>
                <w:lang w:val="en-GB"/>
              </w:rPr>
              <w:t>______________</w:t>
            </w:r>
          </w:p>
          <w:p w:rsidRPr="00787CD4" w:rsidR="00787CD4" w:rsidP="710194F1" w:rsidRDefault="00787CD4" w14:paraId="544FEE1B" w14:textId="2CA4E057">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A0D0FBA">
              <w:rPr>
                <w:rFonts w:cs="Calibri" w:cstheme="minorAscii"/>
                <w:lang w:val="en-GB"/>
              </w:rPr>
              <w:t>SPHS 638</w:t>
            </w:r>
            <w:r w:rsidRPr="710194F1" w:rsidR="1FD13C89">
              <w:rPr>
                <w:rFonts w:cs="Calibri" w:cstheme="minorAscii"/>
                <w:lang w:val="en-GB"/>
              </w:rPr>
              <w:t xml:space="preserve"> </w:t>
            </w:r>
            <w:ins w:author="Kelly Anthony" w:date="2025-01-05T20:41:31.052Z" w:id="122549050">
              <w:r w:rsidRPr="710194F1" w:rsidR="6F066C65">
                <w:rPr>
                  <w:rFonts w:cs="Calibri" w:cstheme="minorAscii"/>
                  <w:lang w:val="en-GB"/>
                </w:rPr>
                <w:t xml:space="preserve">    </w:t>
              </w:r>
            </w:ins>
            <w:r w:rsidRPr="710194F1" w:rsidR="1FD13C89">
              <w:rPr>
                <w:rFonts w:cs="Calibri" w:cstheme="minorAscii"/>
                <w:lang w:val="en-GB"/>
              </w:rPr>
              <w:t>S 2</w:t>
            </w:r>
            <w:r w:rsidRPr="710194F1" w:rsidR="5C67E139">
              <w:rPr>
                <w:rFonts w:cs="Calibri" w:cstheme="minorAscii"/>
                <w:lang w:val="en-GB"/>
              </w:rPr>
              <w:t>4</w:t>
            </w:r>
          </w:p>
          <w:p w:rsidRPr="00787CD4" w:rsidR="00787CD4" w:rsidP="710194F1" w:rsidRDefault="00787CD4" w14:paraId="36F46593" w14:textId="7C6C09A8">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1FD13C89">
              <w:rPr>
                <w:rFonts w:cs="Calibri" w:cstheme="minorAscii"/>
                <w:lang w:val="en-GB"/>
              </w:rPr>
              <w:t>(FAUW EXEC COURSE RELEASE)</w:t>
            </w:r>
          </w:p>
        </w:tc>
        <w:tc>
          <w:tcPr>
            <w:tcW w:w="915" w:type="dxa"/>
            <w:shd w:val="clear" w:color="auto" w:fill="E2EFD9" w:themeFill="accent6" w:themeFillTint="33"/>
            <w:tcMar/>
          </w:tcPr>
          <w:p w:rsidRPr="00787CD4" w:rsidR="00787CD4" w:rsidP="000A4A59" w:rsidRDefault="00787CD4" w14:paraId="125792E1"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1020" w:type="dxa"/>
            <w:shd w:val="clear" w:color="auto" w:fill="E2EFD9" w:themeFill="accent6" w:themeFillTint="33"/>
            <w:tcMar/>
          </w:tcPr>
          <w:p w:rsidRPr="00787CD4" w:rsidR="00787CD4" w:rsidP="000A4A59" w:rsidRDefault="00787CD4" w14:paraId="58E976D1" w14:textId="18E13269">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r w:rsidRPr="00787CD4">
              <w:rPr>
                <w:rFonts w:cstheme="minorHAnsi"/>
                <w:lang w:val="en-GB"/>
              </w:rPr>
              <w:t xml:space="preserve"> </w:t>
            </w:r>
          </w:p>
        </w:tc>
        <w:tc>
          <w:tcPr>
            <w:tcW w:w="1627" w:type="dxa"/>
            <w:shd w:val="clear" w:color="auto" w:fill="E2EFD9" w:themeFill="accent6" w:themeFillTint="33"/>
            <w:tcMar/>
          </w:tcPr>
          <w:p w:rsidRPr="00787CD4" w:rsidR="00787CD4" w:rsidP="710194F1" w:rsidRDefault="00787CD4" w14:paraId="6BC848F4" w14:textId="7FE56E3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D3D33B8">
              <w:rPr>
                <w:rFonts w:cs="Calibri" w:cstheme="minorAscii"/>
                <w:lang w:val="en-GB"/>
              </w:rPr>
              <w:t>U/G</w:t>
            </w:r>
          </w:p>
          <w:p w:rsidRPr="00787CD4" w:rsidR="00787CD4" w:rsidP="710194F1" w:rsidRDefault="00787CD4" w14:paraId="36DCD559" w14:textId="7592736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5D3D33B8">
              <w:rPr>
                <w:rFonts w:cs="Calibri" w:cstheme="minorAscii"/>
                <w:lang w:val="en-GB"/>
              </w:rPr>
              <w:t>U/G</w:t>
            </w:r>
          </w:p>
          <w:p w:rsidRPr="00787CD4" w:rsidR="00787CD4" w:rsidP="710194F1" w:rsidRDefault="00787CD4" w14:paraId="21FB6767" w14:textId="4D786DD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6:51.202Z" w16du:dateUtc="2025-01-05T20:36:51.202Z" w:id="737213861"/>
                <w:rFonts w:cs="Calibri" w:cstheme="minorAscii"/>
                <w:lang w:val="en-GB"/>
              </w:rPr>
            </w:pPr>
            <w:r w:rsidRPr="710194F1" w:rsidR="5D3D33B8">
              <w:rPr>
                <w:rFonts w:cs="Calibri" w:cstheme="minorAscii"/>
                <w:lang w:val="en-GB"/>
              </w:rPr>
              <w:t>U/G</w:t>
            </w:r>
          </w:p>
          <w:p w:rsidRPr="00787CD4" w:rsidR="00787CD4" w:rsidP="710194F1" w:rsidRDefault="00787CD4" w14:paraId="3994F0AE" w14:textId="2004B92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6:51.62Z" w16du:dateUtc="2025-01-05T20:36:51.62Z" w:id="2019357873"/>
                <w:rFonts w:cs="Calibri" w:cstheme="minorAscii"/>
                <w:lang w:val="en-GB"/>
              </w:rPr>
            </w:pPr>
          </w:p>
          <w:p w:rsidRPr="00787CD4" w:rsidR="00787CD4" w:rsidP="710194F1" w:rsidRDefault="00787CD4" w14:paraId="6B74FBA2" w14:textId="461F578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6:52.198Z" w16du:dateUtc="2025-01-05T20:36:52.198Z" w:id="514357628"/>
                <w:rFonts w:cs="Calibri" w:cstheme="minorAscii"/>
                <w:lang w:val="en-GB"/>
              </w:rPr>
            </w:pPr>
          </w:p>
          <w:p w:rsidRPr="00787CD4" w:rsidR="00787CD4" w:rsidP="710194F1" w:rsidRDefault="00787CD4" w14:paraId="6EA4A03B" w14:textId="7AA1BEA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03.845Z" w16du:dateUtc="2025-01-05T20:37:03.845Z" w:id="1919583030"/>
                <w:rFonts w:cs="Calibri" w:cstheme="minorAscii"/>
                <w:lang w:val="en-GB"/>
              </w:rPr>
            </w:pPr>
            <w:ins w:author="Kelly Anthony" w:date="2025-01-05T20:37:02.081Z" w:id="1436703574">
              <w:r w:rsidRPr="710194F1" w:rsidR="5D3D33B8">
                <w:rPr>
                  <w:rFonts w:cs="Calibri" w:cstheme="minorAscii"/>
                  <w:lang w:val="en-GB"/>
                </w:rPr>
                <w:t>G</w:t>
              </w:r>
            </w:ins>
          </w:p>
          <w:p w:rsidRPr="00787CD4" w:rsidR="00787CD4" w:rsidP="710194F1" w:rsidRDefault="00787CD4" w14:paraId="570C0D73" w14:textId="40F38B2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04.394Z" w16du:dateUtc="2025-01-05T20:37:04.394Z" w:id="371188631"/>
                <w:rFonts w:cs="Calibri" w:cstheme="minorAscii"/>
                <w:lang w:val="en-GB"/>
              </w:rPr>
            </w:pPr>
          </w:p>
          <w:p w:rsidRPr="00787CD4" w:rsidR="00787CD4" w:rsidP="710194F1" w:rsidRDefault="00787CD4" w14:paraId="277D357C" w14:textId="776ED4D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04.903Z" w16du:dateUtc="2025-01-05T20:37:04.903Z" w:id="1590047040"/>
                <w:rFonts w:cs="Calibri" w:cstheme="minorAscii"/>
                <w:lang w:val="en-GB"/>
              </w:rPr>
            </w:pPr>
          </w:p>
          <w:p w:rsidRPr="00787CD4" w:rsidR="00787CD4" w:rsidP="710194F1" w:rsidRDefault="00787CD4" w14:paraId="0F801588" w14:textId="3CC46E6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tc>
        <w:tc>
          <w:tcPr>
            <w:tcW w:w="1034" w:type="dxa"/>
            <w:shd w:val="clear" w:color="auto" w:fill="E2EFD9" w:themeFill="accent6" w:themeFillTint="33"/>
            <w:tcMar/>
          </w:tcPr>
          <w:p w:rsidRPr="00787CD4" w:rsidR="00787CD4" w:rsidP="710194F1" w:rsidRDefault="00787CD4" w14:paraId="0C8DE568" w14:textId="470227A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32.887Z" w16du:dateUtc="2025-01-05T20:42:32.887Z" w:id="1104769250"/>
                <w:rFonts w:cs="Calibri" w:cstheme="minorAscii"/>
                <w:lang w:val="en-GB"/>
              </w:rPr>
            </w:pPr>
            <w:r w:rsidRPr="710194F1" w:rsidR="00787CD4">
              <w:rPr>
                <w:rFonts w:cs="Calibri" w:cstheme="minorAscii"/>
                <w:lang w:val="en-GB"/>
              </w:rPr>
              <w:t xml:space="preserve"> </w:t>
            </w:r>
            <w:ins w:author="Kelly Anthony" w:date="2025-01-05T20:42:31.542Z" w:id="1099882620">
              <w:r w:rsidRPr="710194F1" w:rsidR="07D8EB7B">
                <w:rPr>
                  <w:rFonts w:cs="Calibri" w:cstheme="minorAscii"/>
                  <w:lang w:val="en-GB"/>
                </w:rPr>
                <w:t>IP</w:t>
              </w:r>
            </w:ins>
          </w:p>
          <w:p w:rsidRPr="00787CD4" w:rsidR="00787CD4" w:rsidP="710194F1" w:rsidRDefault="00787CD4" w14:paraId="6A4D1D8D" w14:textId="7104C3D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34.643Z" w16du:dateUtc="2025-01-05T20:42:34.643Z" w:id="423863775"/>
                <w:rFonts w:cs="Calibri" w:cstheme="minorAscii"/>
                <w:lang w:val="en-GB"/>
              </w:rPr>
            </w:pPr>
            <w:ins w:author="Kelly Anthony" w:date="2025-01-05T20:42:33.999Z" w:id="924820763">
              <w:r w:rsidRPr="710194F1" w:rsidR="07D8EB7B">
                <w:rPr>
                  <w:rFonts w:cs="Calibri" w:cstheme="minorAscii"/>
                  <w:lang w:val="en-GB"/>
                </w:rPr>
                <w:t>IP</w:t>
              </w:r>
            </w:ins>
          </w:p>
          <w:p w:rsidRPr="00787CD4" w:rsidR="00787CD4" w:rsidP="710194F1" w:rsidRDefault="00787CD4" w14:paraId="57376402" w14:textId="26FD6C5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37.106Z" w16du:dateUtc="2025-01-05T20:42:37.106Z" w:id="1580987426"/>
                <w:rFonts w:cs="Calibri" w:cstheme="minorAscii"/>
                <w:lang w:val="en-GB"/>
              </w:rPr>
            </w:pPr>
            <w:ins w:author="Kelly Anthony" w:date="2025-01-05T20:42:35.885Z" w:id="1149572313">
              <w:r w:rsidRPr="710194F1" w:rsidR="07D8EB7B">
                <w:rPr>
                  <w:rFonts w:cs="Calibri" w:cstheme="minorAscii"/>
                  <w:lang w:val="en-GB"/>
                </w:rPr>
                <w:t>IP</w:t>
              </w:r>
            </w:ins>
          </w:p>
          <w:p w:rsidRPr="00787CD4" w:rsidR="00787CD4" w:rsidP="710194F1" w:rsidRDefault="00787CD4" w14:paraId="025FFD75" w14:textId="463A5BD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37.463Z" w16du:dateUtc="2025-01-05T20:42:37.463Z" w:id="2103546128"/>
                <w:rFonts w:cs="Calibri" w:cstheme="minorAscii"/>
                <w:lang w:val="en-GB"/>
              </w:rPr>
            </w:pPr>
          </w:p>
          <w:p w:rsidRPr="00787CD4" w:rsidR="00787CD4" w:rsidP="710194F1" w:rsidRDefault="00787CD4" w14:paraId="55D0AFF4" w14:textId="5695F23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37.666Z" w16du:dateUtc="2025-01-05T20:42:37.666Z" w:id="633330024"/>
                <w:rFonts w:cs="Calibri" w:cstheme="minorAscii"/>
                <w:lang w:val="en-GB"/>
              </w:rPr>
            </w:pPr>
          </w:p>
          <w:p w:rsidRPr="00787CD4" w:rsidR="00787CD4" w:rsidP="710194F1" w:rsidRDefault="00787CD4" w14:paraId="3FC6C192" w14:textId="0C6AF26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2:39.596Z" w:id="2059799429">
              <w:r w:rsidRPr="710194F1" w:rsidR="07D8EB7B">
                <w:rPr>
                  <w:rFonts w:cs="Calibri" w:cstheme="minorAscii"/>
                  <w:lang w:val="en-GB"/>
                </w:rPr>
                <w:t>IP</w:t>
              </w:r>
            </w:ins>
          </w:p>
        </w:tc>
        <w:tc>
          <w:tcPr>
            <w:tcW w:w="1150" w:type="dxa"/>
            <w:shd w:val="clear" w:color="auto" w:fill="E2EFD9" w:themeFill="accent6" w:themeFillTint="33"/>
            <w:tcMar/>
          </w:tcPr>
          <w:p w:rsidRPr="00787CD4" w:rsidR="00787CD4" w:rsidP="710194F1" w:rsidRDefault="00787CD4" w14:paraId="5A84408F" w14:textId="778839B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1CA35D89">
              <w:rPr>
                <w:rFonts w:cs="Calibri" w:cstheme="minorAscii"/>
                <w:lang w:val="en-GB"/>
              </w:rPr>
              <w:t>Y</w:t>
            </w:r>
          </w:p>
          <w:p w:rsidRPr="00787CD4" w:rsidR="00787CD4" w:rsidP="710194F1" w:rsidRDefault="00787CD4" w14:paraId="45B1CE01" w14:textId="4473EE5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r w:rsidRPr="710194F1" w:rsidR="1CA35D89">
              <w:rPr>
                <w:rFonts w:cs="Calibri" w:cstheme="minorAscii"/>
                <w:lang w:val="en-GB"/>
              </w:rPr>
              <w:t>Y</w:t>
            </w:r>
          </w:p>
          <w:p w:rsidRPr="00787CD4" w:rsidR="00787CD4" w:rsidP="710194F1" w:rsidRDefault="00787CD4" w14:paraId="7CBA5D65" w14:textId="1104F5E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04.484Z" w16du:dateUtc="2025-01-05T20:40:04.484Z" w:id="892671863"/>
                <w:rFonts w:cs="Calibri" w:cstheme="minorAscii"/>
                <w:lang w:val="en-GB"/>
              </w:rPr>
            </w:pPr>
            <w:r w:rsidRPr="710194F1" w:rsidR="1CA35D89">
              <w:rPr>
                <w:rFonts w:cs="Calibri" w:cstheme="minorAscii"/>
                <w:lang w:val="en-GB"/>
              </w:rPr>
              <w:t>N</w:t>
            </w:r>
          </w:p>
          <w:p w:rsidRPr="00787CD4" w:rsidR="00787CD4" w:rsidP="710194F1" w:rsidRDefault="00787CD4" w14:paraId="1EC5413E" w14:textId="46DAB35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04.655Z" w16du:dateUtc="2025-01-05T20:40:04.655Z" w:id="2062392352"/>
                <w:rFonts w:cs="Calibri" w:cstheme="minorAscii"/>
                <w:lang w:val="en-GB"/>
              </w:rPr>
            </w:pPr>
          </w:p>
          <w:p w:rsidRPr="00787CD4" w:rsidR="00787CD4" w:rsidP="710194F1" w:rsidRDefault="00787CD4" w14:paraId="17E227E7" w14:textId="66C01C6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04.843Z" w16du:dateUtc="2025-01-05T20:40:04.843Z" w:id="447618181"/>
                <w:rFonts w:cs="Calibri" w:cstheme="minorAscii"/>
                <w:lang w:val="en-GB"/>
              </w:rPr>
            </w:pPr>
          </w:p>
          <w:p w:rsidRPr="00787CD4" w:rsidR="00787CD4" w:rsidP="710194F1" w:rsidRDefault="00787CD4" w14:paraId="46FCDC99" w14:textId="5490603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0:22.606Z" w:id="435520487">
              <w:r w:rsidRPr="710194F1" w:rsidR="5E825869">
                <w:rPr>
                  <w:rFonts w:cs="Calibri" w:cstheme="minorAscii"/>
                  <w:lang w:val="en-GB"/>
                </w:rPr>
                <w:t>Y</w:t>
              </w:r>
            </w:ins>
          </w:p>
        </w:tc>
        <w:tc>
          <w:tcPr>
            <w:tcW w:w="735" w:type="dxa"/>
            <w:shd w:val="clear" w:color="auto" w:fill="E2EFD9" w:themeFill="accent6" w:themeFillTint="33"/>
            <w:tcMar/>
          </w:tcPr>
          <w:p w:rsidRPr="00787CD4" w:rsidR="00787CD4" w:rsidP="710194F1" w:rsidRDefault="00787CD4" w14:paraId="261C728A" w14:textId="06F9525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36.547Z" w16du:dateUtc="2025-01-05T20:40:36.547Z" w:id="1851164661"/>
                <w:rFonts w:cs="Calibri" w:cstheme="minorAscii"/>
                <w:lang w:val="en-GB"/>
              </w:rPr>
            </w:pPr>
            <w:r w:rsidRPr="710194F1" w:rsidR="00787CD4">
              <w:rPr>
                <w:rFonts w:cs="Calibri" w:cstheme="minorAscii"/>
                <w:lang w:val="en-GB"/>
              </w:rPr>
              <w:t xml:space="preserve"> </w:t>
            </w:r>
            <w:ins w:author="Kelly Anthony" w:date="2025-01-05T20:40:35.517Z" w:id="1589849817">
              <w:r w:rsidRPr="710194F1" w:rsidR="0FD1478D">
                <w:rPr>
                  <w:rFonts w:cs="Calibri" w:cstheme="minorAscii"/>
                  <w:lang w:val="en-GB"/>
                </w:rPr>
                <w:t>Req</w:t>
              </w:r>
            </w:ins>
          </w:p>
          <w:p w:rsidRPr="00787CD4" w:rsidR="00787CD4" w:rsidP="710194F1" w:rsidRDefault="00787CD4" w14:paraId="21EBA112" w14:textId="1B346F4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44.644Z" w16du:dateUtc="2025-01-05T20:40:44.644Z" w:id="315353591"/>
                <w:rFonts w:cs="Calibri" w:cstheme="minorAscii"/>
                <w:lang w:val="en-GB"/>
              </w:rPr>
            </w:pPr>
            <w:ins w:author="Kelly Anthony" w:date="2025-01-05T20:40:39.925Z" w:id="300524627">
              <w:r w:rsidRPr="710194F1" w:rsidR="0FD1478D">
                <w:rPr>
                  <w:rFonts w:cs="Calibri" w:cstheme="minorAscii"/>
                  <w:lang w:val="en-GB"/>
                </w:rPr>
                <w:t>Elec</w:t>
              </w:r>
            </w:ins>
          </w:p>
          <w:p w:rsidRPr="00787CD4" w:rsidR="00787CD4" w:rsidP="710194F1" w:rsidRDefault="00787CD4" w14:paraId="3599578F" w14:textId="6F9F51B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54.589Z" w16du:dateUtc="2025-01-05T20:40:54.589Z" w:id="2013529969"/>
                <w:rFonts w:cs="Calibri" w:cstheme="minorAscii"/>
                <w:lang w:val="en-GB"/>
              </w:rPr>
            </w:pPr>
            <w:r w:rsidRPr="710194F1" w:rsidR="0FD1478D">
              <w:rPr>
                <w:rFonts w:cs="Calibri" w:cstheme="minorAscii"/>
                <w:lang w:val="en-GB"/>
              </w:rPr>
              <w:t>Elec</w:t>
            </w:r>
          </w:p>
          <w:p w:rsidRPr="00787CD4" w:rsidR="00787CD4" w:rsidP="710194F1" w:rsidRDefault="00787CD4" w14:paraId="431BD49F" w14:textId="43D8FF5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54.934Z" w16du:dateUtc="2025-01-05T20:40:54.934Z" w:id="100072641"/>
                <w:rFonts w:cs="Calibri" w:cstheme="minorAscii"/>
                <w:lang w:val="en-GB"/>
              </w:rPr>
            </w:pPr>
          </w:p>
          <w:p w:rsidRPr="00787CD4" w:rsidR="00787CD4" w:rsidP="710194F1" w:rsidRDefault="00787CD4" w14:paraId="7AA01831" w14:textId="1922096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0:55.698Z" w16du:dateUtc="2025-01-05T20:40:55.698Z" w:id="1145427488"/>
                <w:rFonts w:cs="Calibri" w:cstheme="minorAscii"/>
                <w:lang w:val="en-GB"/>
              </w:rPr>
            </w:pPr>
          </w:p>
          <w:p w:rsidRPr="00787CD4" w:rsidR="00787CD4" w:rsidP="710194F1" w:rsidRDefault="00787CD4" w14:paraId="6DA7BC43" w14:textId="05EF327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16:32.65Z" w:id="1503788781">
              <w:r w:rsidRPr="710194F1" w:rsidR="34E49D40">
                <w:rPr>
                  <w:rFonts w:cs="Calibri" w:cstheme="minorAscii"/>
                  <w:lang w:val="en-GB"/>
                </w:rPr>
                <w:t>Elec</w:t>
              </w:r>
            </w:ins>
          </w:p>
        </w:tc>
        <w:tc>
          <w:tcPr>
            <w:tcW w:w="2050" w:type="dxa"/>
            <w:shd w:val="clear" w:color="auto" w:fill="E2EFD9" w:themeFill="accent6" w:themeFillTint="33"/>
            <w:tcMar/>
          </w:tcPr>
          <w:p w:rsidRPr="00787CD4" w:rsidR="00787CD4" w:rsidP="710194F1" w:rsidRDefault="00787CD4" w14:paraId="03867E0D" w14:textId="2C02031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19.461Z" w16du:dateUtc="2025-01-05T20:43:19.461Z" w:id="1648448242"/>
                <w:rFonts w:cs="Calibri" w:cstheme="minorAscii"/>
                <w:lang w:val="en-GB"/>
              </w:rPr>
            </w:pPr>
            <w:ins w:author="Kelly Anthony" w:date="2025-01-05T20:43:18.951Z" w:id="2124367000">
              <w:r w:rsidRPr="710194F1" w:rsidR="00002F8D">
                <w:rPr>
                  <w:rFonts w:cs="Calibri" w:cstheme="minorAscii"/>
                  <w:lang w:val="en-GB"/>
                </w:rPr>
                <w:t>N</w:t>
              </w:r>
            </w:ins>
          </w:p>
          <w:p w:rsidRPr="00787CD4" w:rsidR="00787CD4" w:rsidP="710194F1" w:rsidRDefault="00787CD4" w14:paraId="063543EB" w14:textId="4B6005F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20.59Z" w16du:dateUtc="2025-01-05T20:43:20.59Z" w:id="130046375"/>
                <w:rFonts w:cs="Calibri" w:cstheme="minorAscii"/>
                <w:lang w:val="en-GB"/>
              </w:rPr>
            </w:pPr>
            <w:ins w:author="Kelly Anthony" w:date="2025-01-05T20:43:20.195Z" w:id="1563839289">
              <w:r w:rsidRPr="710194F1" w:rsidR="00002F8D">
                <w:rPr>
                  <w:rFonts w:cs="Calibri" w:cstheme="minorAscii"/>
                  <w:lang w:val="en-GB"/>
                </w:rPr>
                <w:t>N</w:t>
              </w:r>
            </w:ins>
          </w:p>
          <w:p w:rsidRPr="00787CD4" w:rsidR="00787CD4" w:rsidP="710194F1" w:rsidRDefault="00787CD4" w14:paraId="6C33D886" w14:textId="5F4BA31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25.164Z" w16du:dateUtc="2025-01-05T20:43:25.164Z" w:id="1267648933"/>
                <w:rFonts w:cs="Calibri" w:cstheme="minorAscii"/>
                <w:lang w:val="en-GB"/>
              </w:rPr>
            </w:pPr>
            <w:ins w:author="Kelly Anthony" w:date="2025-01-05T20:43:23.647Z" w:id="702446705">
              <w:r w:rsidRPr="710194F1" w:rsidR="00002F8D">
                <w:rPr>
                  <w:rFonts w:cs="Calibri" w:cstheme="minorAscii"/>
                  <w:lang w:val="en-GB"/>
                </w:rPr>
                <w:t>Y</w:t>
              </w:r>
            </w:ins>
          </w:p>
          <w:p w:rsidRPr="00787CD4" w:rsidR="00787CD4" w:rsidP="710194F1" w:rsidRDefault="00787CD4" w14:paraId="070CD5AA" w14:textId="56BDF32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25.537Z" w16du:dateUtc="2025-01-05T20:43:25.537Z" w:id="1029672067"/>
                <w:rFonts w:cs="Calibri" w:cstheme="minorAscii"/>
                <w:lang w:val="en-GB"/>
              </w:rPr>
            </w:pPr>
          </w:p>
          <w:p w:rsidRPr="00787CD4" w:rsidR="00787CD4" w:rsidP="710194F1" w:rsidRDefault="00787CD4" w14:paraId="47558FEE" w14:textId="0D66C57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26.542Z" w16du:dateUtc="2025-01-05T20:43:26.542Z" w:id="1852146308"/>
                <w:rFonts w:cs="Calibri" w:cstheme="minorAscii"/>
                <w:lang w:val="en-GB"/>
              </w:rPr>
            </w:pPr>
          </w:p>
          <w:p w:rsidRPr="00787CD4" w:rsidR="00787CD4" w:rsidP="710194F1" w:rsidRDefault="00787CD4" w14:paraId="06C76BFC" w14:textId="24273F5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3:27.739Z" w:id="121789196">
              <w:r w:rsidRPr="710194F1" w:rsidR="00002F8D">
                <w:rPr>
                  <w:rFonts w:cs="Calibri" w:cstheme="minorAscii"/>
                  <w:lang w:val="en-GB"/>
                </w:rPr>
                <w:t>N</w:t>
              </w:r>
            </w:ins>
          </w:p>
        </w:tc>
      </w:tr>
      <w:tr w:rsidRPr="00787CD4" w:rsidR="00787CD4" w:rsidTr="710194F1" w14:paraId="7AFD1A66" w14:textId="0B3ECC38">
        <w:trPr>
          <w:cantSplit/>
          <w:trHeight w:val="300"/>
          <w:tblHeader/>
        </w:trPr>
        <w:tc>
          <w:tcPr>
            <w:tcW w:w="2175" w:type="dxa"/>
            <w:shd w:val="clear" w:color="auto" w:fill="E2EFD9" w:themeFill="accent6" w:themeFillTint="33"/>
            <w:tcMar/>
          </w:tcPr>
          <w:p w:rsidRPr="00787CD4" w:rsidR="00787CD4" w:rsidP="710194F1" w:rsidRDefault="00787CD4" w14:paraId="56FE311C" w14:textId="143D5CC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ascii="Calibri" w:hAnsi="Calibri" w:eastAsia="Calibri" w:cs="Calibri"/>
                <w:b w:val="0"/>
                <w:bCs w:val="0"/>
                <w:i w:val="0"/>
                <w:iCs w:val="0"/>
                <w:caps w:val="0"/>
                <w:smallCaps w:val="0"/>
                <w:strike w:val="0"/>
                <w:dstrike w:val="0"/>
                <w:noProof w:val="0"/>
                <w:color w:val="D13438"/>
                <w:sz w:val="22"/>
                <w:szCs w:val="22"/>
                <w:u w:val="single"/>
                <w:lang w:val="en-GB"/>
              </w:rPr>
            </w:pPr>
            <w:r w:rsidRPr="710194F1" w:rsidR="67C37AF3">
              <w:rPr>
                <w:rFonts w:ascii="Calibri" w:hAnsi="Calibri" w:eastAsia="Calibri" w:cs="Calibri"/>
                <w:b w:val="0"/>
                <w:bCs w:val="0"/>
                <w:i w:val="0"/>
                <w:iCs w:val="0"/>
                <w:caps w:val="0"/>
                <w:smallCaps w:val="0"/>
                <w:strike w:val="0"/>
                <w:dstrike w:val="0"/>
                <w:noProof w:val="0"/>
                <w:color w:val="D13438"/>
                <w:sz w:val="22"/>
                <w:szCs w:val="22"/>
                <w:u w:val="single"/>
                <w:lang w:val="en-GB"/>
              </w:rPr>
              <w:t xml:space="preserve">HLTH 303  </w:t>
            </w:r>
            <w:ins w:author="Kelly Anthony" w:date="2025-01-05T20:41:22.433Z" w:id="728841682">
              <w:r w:rsidRPr="710194F1" w:rsidR="5F24ECB8">
                <w:rPr>
                  <w:rFonts w:ascii="Calibri" w:hAnsi="Calibri" w:eastAsia="Calibri" w:cs="Calibri"/>
                  <w:b w:val="0"/>
                  <w:bCs w:val="0"/>
                  <w:i w:val="0"/>
                  <w:iCs w:val="0"/>
                  <w:caps w:val="0"/>
                  <w:smallCaps w:val="0"/>
                  <w:strike w:val="0"/>
                  <w:dstrike w:val="0"/>
                  <w:noProof w:val="0"/>
                  <w:color w:val="D13438"/>
                  <w:sz w:val="22"/>
                  <w:szCs w:val="22"/>
                  <w:u w:val="single"/>
                  <w:lang w:val="en-GB"/>
                </w:rPr>
                <w:t xml:space="preserve">   </w:t>
              </w:r>
            </w:ins>
            <w:r w:rsidRPr="710194F1" w:rsidR="67C37AF3">
              <w:rPr>
                <w:rFonts w:ascii="Calibri" w:hAnsi="Calibri" w:eastAsia="Calibri" w:cs="Calibri"/>
                <w:b w:val="0"/>
                <w:bCs w:val="0"/>
                <w:i w:val="0"/>
                <w:iCs w:val="0"/>
                <w:caps w:val="0"/>
                <w:smallCaps w:val="0"/>
                <w:strike w:val="0"/>
                <w:dstrike w:val="0"/>
                <w:noProof w:val="0"/>
                <w:color w:val="D13438"/>
                <w:sz w:val="22"/>
                <w:szCs w:val="22"/>
                <w:u w:val="single"/>
                <w:lang w:val="en-GB"/>
              </w:rPr>
              <w:t>F’2</w:t>
            </w:r>
            <w:r w:rsidRPr="710194F1" w:rsidR="1E7F1145">
              <w:rPr>
                <w:rFonts w:ascii="Calibri" w:hAnsi="Calibri" w:eastAsia="Calibri" w:cs="Calibri"/>
                <w:b w:val="0"/>
                <w:bCs w:val="0"/>
                <w:i w:val="0"/>
                <w:iCs w:val="0"/>
                <w:caps w:val="0"/>
                <w:smallCaps w:val="0"/>
                <w:strike w:val="0"/>
                <w:dstrike w:val="0"/>
                <w:noProof w:val="0"/>
                <w:color w:val="D13438"/>
                <w:sz w:val="22"/>
                <w:szCs w:val="22"/>
                <w:u w:val="single"/>
                <w:lang w:val="en-GB"/>
              </w:rPr>
              <w:t>4</w:t>
            </w:r>
          </w:p>
          <w:p w:rsidRPr="00787CD4" w:rsidR="00787CD4" w:rsidP="710194F1" w:rsidRDefault="00787CD4" w14:paraId="2B771DBE" w14:textId="2AB3BB8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ascii="Aptos" w:hAnsi="Aptos" w:eastAsia="Aptos" w:cs="Aptos"/>
                <w:b w:val="0"/>
                <w:bCs w:val="0"/>
                <w:i w:val="0"/>
                <w:iCs w:val="0"/>
                <w:caps w:val="0"/>
                <w:smallCaps w:val="0"/>
                <w:strike w:val="0"/>
                <w:dstrike w:val="0"/>
                <w:noProof w:val="0"/>
                <w:color w:val="D13438"/>
                <w:sz w:val="22"/>
                <w:szCs w:val="22"/>
                <w:u w:val="none"/>
                <w:lang w:val="en-GB"/>
              </w:rPr>
            </w:pPr>
            <w:r w:rsidRPr="710194F1" w:rsidR="67C37AF3">
              <w:rPr>
                <w:rFonts w:ascii="Aptos" w:hAnsi="Aptos" w:eastAsia="Aptos" w:cs="Aptos"/>
                <w:b w:val="0"/>
                <w:bCs w:val="0"/>
                <w:i w:val="0"/>
                <w:iCs w:val="0"/>
                <w:caps w:val="0"/>
                <w:smallCaps w:val="0"/>
                <w:strike w:val="0"/>
                <w:dstrike w:val="0"/>
                <w:noProof w:val="0"/>
                <w:color w:val="D13438"/>
                <w:sz w:val="22"/>
                <w:szCs w:val="22"/>
                <w:u w:val="none"/>
                <w:lang w:val="en-GB"/>
              </w:rPr>
              <w:t xml:space="preserve">HLTH 448 </w:t>
            </w:r>
            <w:r w:rsidRPr="710194F1" w:rsidR="0F8E5C3B">
              <w:rPr>
                <w:rFonts w:ascii="Aptos" w:hAnsi="Aptos" w:eastAsia="Aptos" w:cs="Aptos"/>
                <w:b w:val="0"/>
                <w:bCs w:val="0"/>
                <w:i w:val="0"/>
                <w:iCs w:val="0"/>
                <w:caps w:val="0"/>
                <w:smallCaps w:val="0"/>
                <w:strike w:val="0"/>
                <w:dstrike w:val="0"/>
                <w:noProof w:val="0"/>
                <w:color w:val="D13438"/>
                <w:sz w:val="22"/>
                <w:szCs w:val="22"/>
                <w:u w:val="none"/>
                <w:lang w:val="en-GB"/>
              </w:rPr>
              <w:t xml:space="preserve">   </w:t>
            </w:r>
            <w:r w:rsidRPr="710194F1" w:rsidR="67C37AF3">
              <w:rPr>
                <w:rFonts w:ascii="Aptos" w:hAnsi="Aptos" w:eastAsia="Aptos" w:cs="Aptos"/>
                <w:b w:val="0"/>
                <w:bCs w:val="0"/>
                <w:i w:val="0"/>
                <w:iCs w:val="0"/>
                <w:caps w:val="0"/>
                <w:smallCaps w:val="0"/>
                <w:strike w:val="0"/>
                <w:dstrike w:val="0"/>
                <w:noProof w:val="0"/>
                <w:color w:val="D13438"/>
                <w:sz w:val="22"/>
                <w:szCs w:val="22"/>
                <w:u w:val="none"/>
                <w:lang w:val="en-GB"/>
              </w:rPr>
              <w:t>F’2</w:t>
            </w:r>
            <w:r w:rsidRPr="710194F1" w:rsidR="6A5D8FA0">
              <w:rPr>
                <w:rFonts w:ascii="Aptos" w:hAnsi="Aptos" w:eastAsia="Aptos" w:cs="Aptos"/>
                <w:b w:val="0"/>
                <w:bCs w:val="0"/>
                <w:i w:val="0"/>
                <w:iCs w:val="0"/>
                <w:caps w:val="0"/>
                <w:smallCaps w:val="0"/>
                <w:strike w:val="0"/>
                <w:dstrike w:val="0"/>
                <w:noProof w:val="0"/>
                <w:color w:val="D13438"/>
                <w:sz w:val="22"/>
                <w:szCs w:val="22"/>
                <w:u w:val="none"/>
                <w:lang w:val="en-GB"/>
              </w:rPr>
              <w:t>4</w:t>
            </w:r>
          </w:p>
          <w:p w:rsidRPr="00787CD4" w:rsidR="00787CD4" w:rsidP="710194F1" w:rsidRDefault="00787CD4" w14:paraId="72EB3E97" w14:textId="10FF7A0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ascii="Aptos" w:hAnsi="Aptos" w:eastAsia="Aptos" w:cs="Aptos"/>
                <w:b w:val="0"/>
                <w:bCs w:val="0"/>
                <w:i w:val="0"/>
                <w:iCs w:val="0"/>
                <w:caps w:val="0"/>
                <w:smallCaps w:val="0"/>
                <w:strike w:val="0"/>
                <w:dstrike w:val="0"/>
                <w:noProof w:val="0"/>
                <w:color w:val="D13438"/>
                <w:sz w:val="22"/>
                <w:szCs w:val="22"/>
                <w:u w:val="none"/>
                <w:lang w:val="en-GB"/>
              </w:rPr>
            </w:pPr>
            <w:r w:rsidRPr="710194F1" w:rsidR="67C37AF3">
              <w:rPr>
                <w:rFonts w:ascii="Aptos" w:hAnsi="Aptos" w:eastAsia="Aptos" w:cs="Aptos"/>
                <w:b w:val="0"/>
                <w:bCs w:val="0"/>
                <w:i w:val="0"/>
                <w:iCs w:val="0"/>
                <w:caps w:val="0"/>
                <w:smallCaps w:val="0"/>
                <w:strike w:val="0"/>
                <w:dstrike w:val="0"/>
                <w:noProof w:val="0"/>
                <w:color w:val="D13438"/>
                <w:sz w:val="22"/>
                <w:szCs w:val="22"/>
                <w:u w:val="none"/>
                <w:lang w:val="en-GB"/>
              </w:rPr>
              <w:t>HLTH 432A F’2</w:t>
            </w:r>
            <w:r w:rsidRPr="710194F1" w:rsidR="30509F41">
              <w:rPr>
                <w:rFonts w:ascii="Aptos" w:hAnsi="Aptos" w:eastAsia="Aptos" w:cs="Aptos"/>
                <w:b w:val="0"/>
                <w:bCs w:val="0"/>
                <w:i w:val="0"/>
                <w:iCs w:val="0"/>
                <w:caps w:val="0"/>
                <w:smallCaps w:val="0"/>
                <w:strike w:val="0"/>
                <w:dstrike w:val="0"/>
                <w:noProof w:val="0"/>
                <w:color w:val="D13438"/>
                <w:sz w:val="22"/>
                <w:szCs w:val="22"/>
                <w:u w:val="none"/>
                <w:lang w:val="en-GB"/>
              </w:rPr>
              <w:t>4</w:t>
            </w:r>
          </w:p>
          <w:p w:rsidRPr="00787CD4" w:rsidR="00787CD4" w:rsidP="710194F1" w:rsidRDefault="00787CD4" w14:paraId="5B4482A3" w14:textId="2849686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tc>
        <w:tc>
          <w:tcPr>
            <w:tcW w:w="915" w:type="dxa"/>
            <w:shd w:val="clear" w:color="auto" w:fill="E2EFD9" w:themeFill="accent6" w:themeFillTint="33"/>
            <w:tcMar/>
          </w:tcPr>
          <w:p w:rsidRPr="00787CD4" w:rsidR="00787CD4" w:rsidP="000A4A59" w:rsidRDefault="00787CD4" w14:paraId="6F7BFB4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1020" w:type="dxa"/>
            <w:shd w:val="clear" w:color="auto" w:fill="E2EFD9" w:themeFill="accent6" w:themeFillTint="33"/>
            <w:tcMar/>
          </w:tcPr>
          <w:p w:rsidRPr="00787CD4" w:rsidR="00787CD4" w:rsidP="000A4A59" w:rsidRDefault="00787CD4" w14:paraId="6E548B17" w14:textId="0B204176">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1627" w:type="dxa"/>
            <w:shd w:val="clear" w:color="auto" w:fill="E2EFD9" w:themeFill="accent6" w:themeFillTint="33"/>
            <w:tcMar/>
          </w:tcPr>
          <w:p w:rsidRPr="00787CD4" w:rsidR="00787CD4" w:rsidP="710194F1" w:rsidRDefault="00787CD4" w14:paraId="1C54780B" w14:textId="77B6727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10.89Z" w16du:dateUtc="2025-01-05T20:37:10.89Z" w:id="1521462408"/>
                <w:rFonts w:cs="Calibri" w:cstheme="minorAscii"/>
                <w:lang w:val="en-GB"/>
              </w:rPr>
            </w:pPr>
            <w:ins w:author="Kelly Anthony" w:date="2025-01-05T20:37:10.184Z" w:id="1742145339">
              <w:r w:rsidRPr="710194F1" w:rsidR="60B73B98">
                <w:rPr>
                  <w:rFonts w:cs="Calibri" w:cstheme="minorAscii"/>
                  <w:lang w:val="en-GB"/>
                </w:rPr>
                <w:t>U/G</w:t>
              </w:r>
            </w:ins>
          </w:p>
          <w:p w:rsidRPr="00787CD4" w:rsidR="00787CD4" w:rsidP="710194F1" w:rsidRDefault="00787CD4" w14:paraId="5CD1E034" w14:textId="18B2A33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37:13.458Z" w16du:dateUtc="2025-01-05T20:37:13.458Z" w:id="859061757"/>
                <w:rFonts w:cs="Calibri" w:cstheme="minorAscii"/>
                <w:lang w:val="en-GB"/>
              </w:rPr>
            </w:pPr>
            <w:ins w:author="Kelly Anthony" w:date="2025-01-05T20:37:12.87Z" w:id="490984039">
              <w:r w:rsidRPr="710194F1" w:rsidR="60B73B98">
                <w:rPr>
                  <w:rFonts w:cs="Calibri" w:cstheme="minorAscii"/>
                  <w:lang w:val="en-GB"/>
                </w:rPr>
                <w:t>U/G</w:t>
              </w:r>
            </w:ins>
          </w:p>
          <w:p w:rsidRPr="00787CD4" w:rsidR="00787CD4" w:rsidP="710194F1" w:rsidRDefault="00787CD4" w14:paraId="3C68F66E" w14:textId="1CE1694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37:16.265Z" w:id="40377938">
              <w:r w:rsidRPr="710194F1" w:rsidR="60B73B98">
                <w:rPr>
                  <w:rFonts w:cs="Calibri" w:cstheme="minorAscii"/>
                  <w:lang w:val="en-GB"/>
                </w:rPr>
                <w:t>U/G</w:t>
              </w:r>
            </w:ins>
          </w:p>
        </w:tc>
        <w:tc>
          <w:tcPr>
            <w:tcW w:w="1034" w:type="dxa"/>
            <w:shd w:val="clear" w:color="auto" w:fill="E2EFD9" w:themeFill="accent6" w:themeFillTint="33"/>
            <w:tcMar/>
          </w:tcPr>
          <w:p w:rsidRPr="00787CD4" w:rsidR="00787CD4" w:rsidP="710194F1" w:rsidRDefault="00787CD4" w14:paraId="4FBF92BD" w14:textId="0BCCA5B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42.713Z" w16du:dateUtc="2025-01-05T20:42:42.713Z" w:id="1444493051"/>
                <w:rFonts w:cs="Calibri" w:cstheme="minorAscii"/>
                <w:lang w:val="en-GB"/>
              </w:rPr>
            </w:pPr>
            <w:ins w:author="Kelly Anthony" w:date="2025-01-05T20:42:42.183Z" w:id="1259128975">
              <w:r w:rsidRPr="710194F1" w:rsidR="6686D06D">
                <w:rPr>
                  <w:rFonts w:cs="Calibri" w:cstheme="minorAscii"/>
                  <w:lang w:val="en-GB"/>
                </w:rPr>
                <w:t>IP</w:t>
              </w:r>
            </w:ins>
          </w:p>
          <w:p w:rsidRPr="00787CD4" w:rsidR="00787CD4" w:rsidP="710194F1" w:rsidRDefault="00787CD4" w14:paraId="181399BC" w14:textId="7AD1C59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2:44.088Z" w16du:dateUtc="2025-01-05T20:42:44.088Z" w:id="1548053587"/>
                <w:rFonts w:cs="Calibri" w:cstheme="minorAscii"/>
                <w:lang w:val="en-GB"/>
              </w:rPr>
            </w:pPr>
            <w:ins w:author="Kelly Anthony" w:date="2025-01-05T20:42:43.626Z" w:id="1779168473">
              <w:r w:rsidRPr="710194F1" w:rsidR="6686D06D">
                <w:rPr>
                  <w:rFonts w:cs="Calibri" w:cstheme="minorAscii"/>
                  <w:lang w:val="en-GB"/>
                </w:rPr>
                <w:t>IP</w:t>
              </w:r>
            </w:ins>
          </w:p>
          <w:p w:rsidRPr="00787CD4" w:rsidR="00787CD4" w:rsidP="710194F1" w:rsidRDefault="00787CD4" w14:paraId="21C2A438" w14:textId="0CC3BDB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2:45.121Z" w:id="1542559501">
              <w:r w:rsidRPr="710194F1" w:rsidR="6686D06D">
                <w:rPr>
                  <w:rFonts w:cs="Calibri" w:cstheme="minorAscii"/>
                  <w:lang w:val="en-GB"/>
                </w:rPr>
                <w:t>IP</w:t>
              </w:r>
            </w:ins>
          </w:p>
        </w:tc>
        <w:tc>
          <w:tcPr>
            <w:tcW w:w="1150" w:type="dxa"/>
            <w:shd w:val="clear" w:color="auto" w:fill="E2EFD9" w:themeFill="accent6" w:themeFillTint="33"/>
            <w:tcMar/>
          </w:tcPr>
          <w:p w:rsidRPr="00787CD4" w:rsidR="00787CD4" w:rsidP="000A4A59" w:rsidRDefault="00787CD4" w14:paraId="4322AC0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rPr>
                <w:rFonts w:cstheme="minorHAnsi"/>
                <w:lang w:val="en-GB"/>
              </w:rPr>
            </w:pPr>
          </w:p>
        </w:tc>
        <w:tc>
          <w:tcPr>
            <w:tcW w:w="735" w:type="dxa"/>
            <w:shd w:val="clear" w:color="auto" w:fill="E2EFD9" w:themeFill="accent6" w:themeFillTint="33"/>
            <w:tcMar/>
          </w:tcPr>
          <w:p w:rsidRPr="00787CD4" w:rsidR="00787CD4" w:rsidP="710194F1" w:rsidRDefault="00787CD4" w14:paraId="007F81D1" w14:textId="7EA4CE8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1:08.361Z" w16du:dateUtc="2025-01-05T20:41:08.361Z" w:id="1663910208"/>
                <w:rFonts w:cs="Calibri" w:cstheme="minorAscii"/>
                <w:lang w:val="en-GB"/>
              </w:rPr>
            </w:pPr>
            <w:ins w:author="Kelly Anthony" w:date="2025-01-05T20:41:07.557Z" w:id="2126907302">
              <w:r w:rsidRPr="710194F1" w:rsidR="6FA09813">
                <w:rPr>
                  <w:rFonts w:cs="Calibri" w:cstheme="minorAscii"/>
                  <w:lang w:val="en-GB"/>
                </w:rPr>
                <w:t>Req</w:t>
              </w:r>
            </w:ins>
          </w:p>
          <w:p w:rsidRPr="00787CD4" w:rsidR="00787CD4" w:rsidP="710194F1" w:rsidRDefault="00787CD4" w14:paraId="0C5C4B39" w14:textId="053F4A1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1:10.769Z" w16du:dateUtc="2025-01-05T20:41:10.769Z" w:id="1697047490"/>
                <w:rFonts w:cs="Calibri" w:cstheme="minorAscii"/>
                <w:lang w:val="en-GB"/>
              </w:rPr>
            </w:pPr>
            <w:ins w:author="Kelly Anthony" w:date="2025-01-05T20:41:09.484Z" w:id="525187128">
              <w:r w:rsidRPr="710194F1" w:rsidR="6FA09813">
                <w:rPr>
                  <w:rFonts w:cs="Calibri" w:cstheme="minorAscii"/>
                  <w:lang w:val="en-GB"/>
                </w:rPr>
                <w:t>Elec</w:t>
              </w:r>
            </w:ins>
          </w:p>
          <w:p w:rsidRPr="00787CD4" w:rsidR="00787CD4" w:rsidP="710194F1" w:rsidRDefault="00787CD4" w14:paraId="242F0893" w14:textId="7C7C70D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1:12.138Z" w:id="223713022">
              <w:r w:rsidRPr="710194F1" w:rsidR="6FA09813">
                <w:rPr>
                  <w:rFonts w:cs="Calibri" w:cstheme="minorAscii"/>
                  <w:lang w:val="en-GB"/>
                </w:rPr>
                <w:t>Elec</w:t>
              </w:r>
            </w:ins>
          </w:p>
        </w:tc>
        <w:tc>
          <w:tcPr>
            <w:tcW w:w="2050" w:type="dxa"/>
            <w:shd w:val="clear" w:color="auto" w:fill="E2EFD9" w:themeFill="accent6" w:themeFillTint="33"/>
            <w:tcMar/>
          </w:tcPr>
          <w:p w:rsidRPr="00787CD4" w:rsidR="00787CD4" w:rsidP="710194F1" w:rsidRDefault="00787CD4" w14:paraId="5FAF5A32" w14:textId="6A0A4D9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31.167Z" w16du:dateUtc="2025-01-05T20:43:31.167Z" w:id="1887564059"/>
                <w:rFonts w:cs="Calibri" w:cstheme="minorAscii"/>
                <w:lang w:val="en-GB"/>
              </w:rPr>
            </w:pPr>
            <w:ins w:author="Kelly Anthony" w:date="2025-01-05T20:43:30.845Z" w:id="1328482887">
              <w:r w:rsidRPr="710194F1" w:rsidR="413C1037">
                <w:rPr>
                  <w:rFonts w:cs="Calibri" w:cstheme="minorAscii"/>
                  <w:lang w:val="en-GB"/>
                </w:rPr>
                <w:t>N</w:t>
              </w:r>
            </w:ins>
          </w:p>
          <w:p w:rsidRPr="00787CD4" w:rsidR="00787CD4" w:rsidP="710194F1" w:rsidRDefault="00787CD4" w14:paraId="46149A92" w14:textId="57224FA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3:32.125Z" w16du:dateUtc="2025-01-05T20:43:32.125Z" w:id="978457224"/>
                <w:rFonts w:cs="Calibri" w:cstheme="minorAscii"/>
                <w:lang w:val="en-GB"/>
              </w:rPr>
            </w:pPr>
            <w:ins w:author="Kelly Anthony" w:date="2025-01-05T20:43:31.605Z" w:id="423463330">
              <w:r w:rsidRPr="710194F1" w:rsidR="413C1037">
                <w:rPr>
                  <w:rFonts w:cs="Calibri" w:cstheme="minorAscii"/>
                  <w:lang w:val="en-GB"/>
                </w:rPr>
                <w:t>N</w:t>
              </w:r>
            </w:ins>
          </w:p>
          <w:p w:rsidRPr="00787CD4" w:rsidR="00787CD4" w:rsidP="710194F1" w:rsidRDefault="00787CD4" w14:paraId="0758D4E0" w14:textId="15FCD27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0:43:32.888Z" w:id="418163914">
              <w:r w:rsidRPr="710194F1" w:rsidR="413C1037">
                <w:rPr>
                  <w:rFonts w:cs="Calibri" w:cstheme="minorAscii"/>
                  <w:lang w:val="en-GB"/>
                </w:rPr>
                <w:t>Y</w:t>
              </w:r>
            </w:ins>
          </w:p>
        </w:tc>
      </w:tr>
    </w:tbl>
    <w:p w:rsidRPr="00787CD4" w:rsidR="00054B22" w:rsidP="003B6D0C" w:rsidRDefault="00054B22" w14:paraId="04388708" w14:textId="77777777">
      <w:pPr>
        <w:spacing w:after="0" w:line="240" w:lineRule="auto"/>
        <w:rPr>
          <w:rFonts w:cstheme="minorHAnsi"/>
        </w:rPr>
      </w:pPr>
    </w:p>
    <w:p w:rsidR="00B6246C" w:rsidP="003B6D0C" w:rsidRDefault="009B03E6" w14:paraId="49191901" w14:textId="69B57572">
      <w:pPr>
        <w:spacing w:after="0" w:line="240" w:lineRule="auto"/>
        <w:rPr>
          <w:rFonts w:cstheme="minorHAnsi"/>
        </w:rPr>
      </w:pPr>
      <w:r w:rsidRPr="00787CD4">
        <w:rPr>
          <w:rFonts w:cstheme="minorHAnsi"/>
        </w:rPr>
        <w:t>Add additional rows as necessary.</w:t>
      </w:r>
    </w:p>
    <w:p w:rsidR="00B6246C" w:rsidRDefault="00B6246C" w14:paraId="71679856" w14:textId="77777777">
      <w:pPr>
        <w:rPr>
          <w:rFonts w:cstheme="minorHAnsi"/>
        </w:rPr>
      </w:pPr>
      <w:r>
        <w:rPr>
          <w:rFonts w:cstheme="minorHAnsi"/>
        </w:rPr>
        <w:br w:type="page"/>
      </w:r>
    </w:p>
    <w:p w:rsidRPr="00787CD4" w:rsidR="003B6D0C" w:rsidP="003B6D0C" w:rsidRDefault="003B6D0C" w14:paraId="69190491" w14:textId="4202BDD4">
      <w:pPr>
        <w:pStyle w:val="ListParagraph"/>
        <w:numPr>
          <w:ilvl w:val="1"/>
          <w:numId w:val="23"/>
        </w:numPr>
        <w:rPr>
          <w:rFonts w:cstheme="minorHAnsi"/>
          <w:b/>
          <w:u w:val="single"/>
        </w:rPr>
      </w:pPr>
      <w:r w:rsidRPr="00787CD4">
        <w:rPr>
          <w:rFonts w:cstheme="minorHAnsi"/>
          <w:b/>
        </w:rPr>
        <w:t xml:space="preserve">Include the Student Course Perceptions Survey data for each course: </w:t>
      </w:r>
    </w:p>
    <w:tbl>
      <w:tblPr>
        <w:tblW w:w="5005" w:type="pct"/>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4"/>
        <w:gridCol w:w="2329"/>
        <w:gridCol w:w="1848"/>
        <w:gridCol w:w="1330"/>
        <w:gridCol w:w="1459"/>
        <w:gridCol w:w="1511"/>
      </w:tblGrid>
      <w:tr w:rsidRPr="00787CD4" w:rsidR="00F1389A" w:rsidTr="710194F1" w14:paraId="6E2D75AB" w14:textId="77777777">
        <w:trPr>
          <w:cantSplit/>
          <w:trHeight w:val="1035"/>
          <w:tblHeader/>
        </w:trPr>
        <w:tc>
          <w:tcPr>
            <w:tcW w:w="1083" w:type="pct"/>
            <w:shd w:val="clear" w:color="auto" w:fill="auto"/>
            <w:tcMar/>
            <w:vAlign w:val="center"/>
          </w:tcPr>
          <w:p w:rsidRPr="00787CD4" w:rsidR="002A7B81" w:rsidP="00EC3D91" w:rsidRDefault="002A7B81" w14:paraId="49FA90F0" w14:textId="17D9D23C">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787CD4">
              <w:rPr>
                <w:rFonts w:cstheme="minorHAnsi"/>
                <w:b/>
                <w:lang w:val="en-GB"/>
              </w:rPr>
              <w:t xml:space="preserve">Year of </w:t>
            </w:r>
            <w:r w:rsidR="006769CF">
              <w:rPr>
                <w:rFonts w:cstheme="minorHAnsi"/>
                <w:b/>
                <w:lang w:val="en-GB"/>
              </w:rPr>
              <w:t>c</w:t>
            </w:r>
            <w:r w:rsidRPr="00787CD4" w:rsidR="003B6D0C">
              <w:rPr>
                <w:rFonts w:cstheme="minorHAnsi"/>
                <w:b/>
                <w:lang w:val="en-GB"/>
              </w:rPr>
              <w:t xml:space="preserve">ourse </w:t>
            </w:r>
            <w:r w:rsidR="006769CF">
              <w:rPr>
                <w:rFonts w:cstheme="minorHAnsi"/>
                <w:b/>
                <w:lang w:val="en-GB"/>
              </w:rPr>
              <w:t>e</w:t>
            </w:r>
            <w:r w:rsidRPr="00787CD4">
              <w:rPr>
                <w:rFonts w:cstheme="minorHAnsi"/>
                <w:b/>
                <w:lang w:val="en-GB"/>
              </w:rPr>
              <w:t>valuation</w:t>
            </w:r>
          </w:p>
        </w:tc>
        <w:tc>
          <w:tcPr>
            <w:tcW w:w="1085" w:type="pct"/>
            <w:shd w:val="clear" w:color="auto" w:fill="auto"/>
            <w:tcMar/>
            <w:vAlign w:val="center"/>
          </w:tcPr>
          <w:p w:rsidRPr="00787CD4" w:rsidR="002A7B81" w:rsidP="00EC3D91" w:rsidRDefault="002A7B81" w14:paraId="2C971411" w14:textId="2375FCD9">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787CD4">
              <w:rPr>
                <w:rFonts w:cstheme="minorHAnsi"/>
                <w:b/>
                <w:lang w:val="en-GB"/>
              </w:rPr>
              <w:t xml:space="preserve">Mean </w:t>
            </w:r>
            <w:r w:rsidRPr="00787CD4" w:rsidR="00BB58B1">
              <w:rPr>
                <w:rFonts w:cstheme="minorHAnsi"/>
                <w:b/>
                <w:lang w:val="en-GB"/>
              </w:rPr>
              <w:t xml:space="preserve">SCP </w:t>
            </w:r>
            <w:r w:rsidRPr="00787CD4" w:rsidR="000274A7">
              <w:rPr>
                <w:rFonts w:cstheme="minorHAnsi"/>
                <w:b/>
                <w:lang w:val="en-GB"/>
              </w:rPr>
              <w:t>Implementation for</w:t>
            </w:r>
            <w:r w:rsidRPr="00787CD4" w:rsidR="00BB58B1">
              <w:rPr>
                <w:rFonts w:cstheme="minorHAnsi"/>
                <w:b/>
                <w:lang w:val="en-GB"/>
              </w:rPr>
              <w:t xml:space="preserve"> </w:t>
            </w:r>
            <w:r w:rsidR="006769CF">
              <w:rPr>
                <w:rFonts w:cstheme="minorHAnsi"/>
                <w:b/>
                <w:lang w:val="en-GB"/>
              </w:rPr>
              <w:t>c</w:t>
            </w:r>
            <w:r w:rsidRPr="00787CD4" w:rsidR="00BB58B1">
              <w:rPr>
                <w:rFonts w:cstheme="minorHAnsi"/>
                <w:b/>
                <w:lang w:val="en-GB"/>
              </w:rPr>
              <w:t>ourse</w:t>
            </w:r>
          </w:p>
        </w:tc>
        <w:tc>
          <w:tcPr>
            <w:tcW w:w="862" w:type="pct"/>
            <w:shd w:val="clear" w:color="auto" w:fill="auto"/>
            <w:tcMar/>
            <w:vAlign w:val="center"/>
          </w:tcPr>
          <w:p w:rsidRPr="00787CD4" w:rsidR="002A7B81" w:rsidP="00EC3D91" w:rsidRDefault="002A7B81" w14:paraId="3AE99197" w14:textId="520B38C0">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787CD4">
              <w:rPr>
                <w:rFonts w:cstheme="minorHAnsi"/>
                <w:b/>
                <w:lang w:val="en-GB"/>
              </w:rPr>
              <w:t xml:space="preserve">Mean </w:t>
            </w:r>
            <w:r w:rsidRPr="00787CD4" w:rsidR="00BB58B1">
              <w:rPr>
                <w:rFonts w:cstheme="minorHAnsi"/>
                <w:b/>
                <w:lang w:val="en-GB"/>
              </w:rPr>
              <w:t xml:space="preserve">SCP Design for </w:t>
            </w:r>
            <w:r w:rsidR="006769CF">
              <w:rPr>
                <w:rFonts w:cstheme="minorHAnsi"/>
                <w:b/>
                <w:lang w:val="en-GB"/>
              </w:rPr>
              <w:t>c</w:t>
            </w:r>
            <w:r w:rsidRPr="00787CD4" w:rsidR="00BB58B1">
              <w:rPr>
                <w:rFonts w:cstheme="minorHAnsi"/>
                <w:b/>
                <w:lang w:val="en-GB"/>
              </w:rPr>
              <w:t>ourse</w:t>
            </w:r>
          </w:p>
        </w:tc>
        <w:tc>
          <w:tcPr>
            <w:tcW w:w="622" w:type="pct"/>
            <w:shd w:val="clear" w:color="auto" w:fill="auto"/>
            <w:tcMar/>
            <w:vAlign w:val="center"/>
          </w:tcPr>
          <w:p w:rsidRPr="00787CD4" w:rsidR="002A7B81" w:rsidP="00EC3D91" w:rsidRDefault="000274A7" w14:paraId="2D831749" w14:textId="68C376BC">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787CD4">
              <w:rPr>
                <w:rFonts w:cstheme="minorHAnsi"/>
                <w:b/>
                <w:lang w:val="en-GB"/>
              </w:rPr>
              <w:t>Student</w:t>
            </w:r>
            <w:r w:rsidRPr="00787CD4" w:rsidR="002A7B81">
              <w:rPr>
                <w:rFonts w:cstheme="minorHAnsi"/>
                <w:b/>
                <w:lang w:val="en-GB"/>
              </w:rPr>
              <w:t xml:space="preserve"> response rate</w:t>
            </w:r>
            <w:r w:rsidRPr="00787CD4">
              <w:rPr>
                <w:rFonts w:cstheme="minorHAnsi"/>
                <w:b/>
                <w:lang w:val="en-GB"/>
              </w:rPr>
              <w:t xml:space="preserve"> (%)</w:t>
            </w:r>
          </w:p>
        </w:tc>
        <w:tc>
          <w:tcPr>
            <w:tcW w:w="682" w:type="pct"/>
            <w:shd w:val="clear" w:color="auto" w:fill="auto"/>
            <w:tcMar/>
            <w:vAlign w:val="center"/>
          </w:tcPr>
          <w:p w:rsidRPr="00787CD4" w:rsidR="002A7B81" w:rsidP="00EC3D91" w:rsidRDefault="000274A7" w14:paraId="192125A9" w14:textId="11A19E85">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jc w:val="center"/>
              <w:rPr>
                <w:rFonts w:cstheme="minorHAnsi"/>
                <w:b/>
                <w:lang w:val="en-GB"/>
              </w:rPr>
            </w:pPr>
            <w:r w:rsidRPr="00787CD4">
              <w:rPr>
                <w:rFonts w:cstheme="minorHAnsi"/>
                <w:b/>
                <w:lang w:val="en-GB"/>
              </w:rPr>
              <w:t>Number</w:t>
            </w:r>
            <w:r w:rsidRPr="00787CD4" w:rsidR="002A7B81">
              <w:rPr>
                <w:rFonts w:cstheme="minorHAnsi"/>
                <w:b/>
                <w:lang w:val="en-GB"/>
              </w:rPr>
              <w:t xml:space="preserve"> of students enrolled</w:t>
            </w:r>
          </w:p>
        </w:tc>
        <w:tc>
          <w:tcPr>
            <w:tcW w:w="667" w:type="pct"/>
            <w:shd w:val="clear" w:color="auto" w:fill="auto"/>
            <w:tcMar/>
            <w:vAlign w:val="center"/>
          </w:tcPr>
          <w:p w:rsidRPr="00787CD4" w:rsidR="002A7B81" w:rsidP="006769CF" w:rsidRDefault="002A7B81" w14:paraId="27AE8B94" w14:textId="15EA3E78">
            <w:pPr>
              <w:tabs>
                <w:tab w:val="left" w:pos="-1440"/>
                <w:tab w:val="left" w:pos="-720"/>
                <w:tab w:val="left" w:pos="288"/>
                <w:tab w:val="left" w:pos="864"/>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spacing w:after="0" w:line="240" w:lineRule="auto"/>
              <w:ind w:right="-104"/>
              <w:rPr>
                <w:rFonts w:cstheme="minorHAnsi"/>
                <w:b/>
                <w:lang w:val="en-GB"/>
              </w:rPr>
            </w:pPr>
            <w:r w:rsidRPr="00787CD4">
              <w:rPr>
                <w:rFonts w:cstheme="minorHAnsi"/>
                <w:b/>
                <w:lang w:val="en-GB"/>
              </w:rPr>
              <w:t xml:space="preserve">Comments </w:t>
            </w:r>
            <w:r w:rsidR="006769CF">
              <w:rPr>
                <w:rFonts w:cstheme="minorHAnsi"/>
                <w:b/>
                <w:lang w:val="en-GB"/>
              </w:rPr>
              <w:t>f</w:t>
            </w:r>
            <w:r w:rsidRPr="00787CD4">
              <w:rPr>
                <w:rFonts w:cstheme="minorHAnsi"/>
                <w:b/>
                <w:lang w:val="en-GB"/>
              </w:rPr>
              <w:t>or student</w:t>
            </w:r>
            <w:r w:rsidR="006769CF">
              <w:rPr>
                <w:rFonts w:cstheme="minorHAnsi"/>
                <w:b/>
                <w:lang w:val="en-GB"/>
              </w:rPr>
              <w:t xml:space="preserve"> </w:t>
            </w:r>
            <w:r w:rsidRPr="00787CD4">
              <w:rPr>
                <w:rFonts w:cstheme="minorHAnsi"/>
                <w:b/>
                <w:lang w:val="en-GB"/>
              </w:rPr>
              <w:t>ratings, including unusual circumstances (optional)</w:t>
            </w:r>
          </w:p>
        </w:tc>
      </w:tr>
      <w:tr w:rsidRPr="00787CD4" w:rsidR="00BB58B1" w:rsidTr="710194F1" w14:paraId="4CDF6480" w14:textId="77777777">
        <w:trPr>
          <w:cantSplit/>
          <w:trHeight w:val="1035"/>
          <w:tblHeader/>
        </w:trPr>
        <w:tc>
          <w:tcPr>
            <w:tcW w:w="1083" w:type="pct"/>
            <w:shd w:val="clear" w:color="auto" w:fill="auto"/>
            <w:tcMar/>
          </w:tcPr>
          <w:p w:rsidRPr="00787CD4" w:rsidR="002A7B81" w:rsidP="710194F1" w:rsidRDefault="002A7B81" w14:paraId="0C38BF6A" w14:textId="122E846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0:45:31.925Z" w16du:dateUtc="2025-01-05T20:45:31.925Z" w:id="822161451"/>
                <w:rFonts w:cs="Calibri" w:cstheme="minorAscii"/>
                <w:lang w:val="en-GB"/>
              </w:rPr>
            </w:pPr>
            <w:ins w:author="Kelly Anthony" w:date="2025-01-05T23:17:53.362Z" w:id="621546478">
              <w:r w:rsidRPr="710194F1" w:rsidR="6E3D2153">
                <w:rPr>
                  <w:rFonts w:cs="Calibri" w:cstheme="minorAscii"/>
                  <w:lang w:val="en-GB"/>
                </w:rPr>
                <w:t>W 2024 HLTH 260</w:t>
              </w:r>
            </w:ins>
          </w:p>
          <w:p w:rsidRPr="00787CD4" w:rsidR="002A7B81" w:rsidP="710194F1" w:rsidRDefault="002A7B81" w14:paraId="34B9C3B0" w14:textId="6C4CF65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2A7B81" w:rsidP="710194F1" w:rsidRDefault="002A7B81" w14:paraId="67C19206" w14:textId="10A3F92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19:58.235Z" w:id="775571187">
              <w:r w:rsidRPr="710194F1" w:rsidR="2FB0D05A">
                <w:rPr>
                  <w:rFonts w:cs="Calibri" w:cstheme="minorAscii"/>
                  <w:lang w:val="en-GB"/>
                </w:rPr>
                <w:t>F 2024. 303</w:t>
              </w:r>
            </w:ins>
          </w:p>
          <w:p w:rsidRPr="00787CD4" w:rsidR="002A7B81" w:rsidP="710194F1" w:rsidRDefault="002A7B81" w14:paraId="4471A832" w14:textId="0C99322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2A7B81" w:rsidP="710194F1" w:rsidRDefault="002A7B81" w14:paraId="3D73EF73" w14:textId="2C59A3A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21:31.321Z" w:id="1282378208">
              <w:r w:rsidRPr="710194F1" w:rsidR="6285D9CF">
                <w:rPr>
                  <w:rFonts w:cs="Calibri" w:cstheme="minorAscii"/>
                  <w:lang w:val="en-GB"/>
                </w:rPr>
                <w:t>F 2024 448</w:t>
              </w:r>
            </w:ins>
          </w:p>
          <w:p w:rsidRPr="00787CD4" w:rsidR="002A7B81" w:rsidP="710194F1" w:rsidRDefault="002A7B81" w14:paraId="3BB64621" w14:textId="6C53AEB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2A7B81" w:rsidP="710194F1" w:rsidRDefault="002A7B81" w14:paraId="110F13A5" w14:textId="70182FD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27.662Z" w16du:dateUtc="2025-01-05T23:22:27.662Z" w:id="382188625"/>
                <w:rFonts w:cs="Calibri" w:cstheme="minorAscii"/>
                <w:lang w:val="en-GB"/>
              </w:rPr>
            </w:pPr>
            <w:ins w:author="Kelly Anthony" w:date="2025-01-05T23:22:25.252Z" w:id="26564074">
              <w:r w:rsidRPr="710194F1" w:rsidR="76B7D6BF">
                <w:rPr>
                  <w:rFonts w:cs="Calibri" w:cstheme="minorAscii"/>
                  <w:lang w:val="en-GB"/>
                </w:rPr>
                <w:t>S 2024. SPHS 638</w:t>
              </w:r>
            </w:ins>
          </w:p>
          <w:p w:rsidRPr="00787CD4" w:rsidR="002A7B81" w:rsidP="710194F1" w:rsidRDefault="002A7B81" w14:paraId="01E03DD0" w14:textId="63DFB3A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p>
          <w:p w:rsidRPr="00787CD4" w:rsidR="002A7B81" w:rsidP="710194F1" w:rsidRDefault="002A7B81" w14:paraId="7EED73C1" w14:textId="4619639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3:43.27Z" w16du:dateUtc="2025-01-05T23:23:43.27Z" w:id="1972608909"/>
                <w:rFonts w:cs="Calibri" w:cstheme="minorAscii"/>
                <w:lang w:val="en-GB"/>
              </w:rPr>
            </w:pPr>
            <w:ins w:author="Kelly Anthony" w:date="2025-01-05T23:23:24.449Z" w:id="865846558">
              <w:r w:rsidRPr="710194F1" w:rsidR="46D610FC">
                <w:rPr>
                  <w:rFonts w:cs="Calibri" w:cstheme="minorAscii"/>
                  <w:lang w:val="en-GB"/>
                </w:rPr>
                <w:t>W 2024 HLTH 481</w:t>
              </w:r>
            </w:ins>
          </w:p>
          <w:p w:rsidRPr="00787CD4" w:rsidR="002A7B81" w:rsidP="710194F1" w:rsidRDefault="002A7B81" w14:paraId="0B8715C7" w14:textId="21C6BEA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3:43.89Z" w16du:dateUtc="2025-01-05T23:23:43.89Z" w:id="767729808"/>
                <w:rFonts w:cs="Calibri" w:cstheme="minorAscii"/>
                <w:lang w:val="en-GB"/>
              </w:rPr>
            </w:pPr>
          </w:p>
          <w:p w:rsidRPr="00787CD4" w:rsidR="002A7B81" w:rsidP="710194F1" w:rsidRDefault="002A7B81" w14:paraId="1FBAE3E8" w14:textId="234FF09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13.781Z" w16du:dateUtc="2025-01-05T23:30:13.781Z" w:id="214777999"/>
                <w:rFonts w:cs="Calibri" w:cstheme="minorAscii"/>
                <w:lang w:val="en-GB"/>
              </w:rPr>
            </w:pPr>
            <w:ins w:author="Kelly Anthony" w:date="2025-01-05T23:25:09.575Z" w:id="1872527211">
              <w:r w:rsidRPr="710194F1" w:rsidR="2FB91884">
                <w:rPr>
                  <w:rFonts w:cs="Calibri" w:cstheme="minorAscii"/>
                  <w:lang w:val="en-GB"/>
                </w:rPr>
                <w:t>F 2023 HLTH 303</w:t>
              </w:r>
            </w:ins>
          </w:p>
          <w:p w:rsidRPr="00787CD4" w:rsidR="002A7B81" w:rsidP="710194F1" w:rsidRDefault="002A7B81" w14:paraId="08F9332B" w14:textId="3E36225F">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14.559Z" w16du:dateUtc="2025-01-05T23:30:14.559Z" w:id="1338187499"/>
                <w:rFonts w:cs="Calibri" w:cstheme="minorAscii"/>
                <w:lang w:val="en-GB"/>
              </w:rPr>
            </w:pPr>
          </w:p>
          <w:p w:rsidRPr="00787CD4" w:rsidR="002A7B81" w:rsidP="710194F1" w:rsidRDefault="002A7B81" w14:paraId="48DCDFC7" w14:textId="0B5C5CE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06.507Z" w16du:dateUtc="2025-01-05T23:31:06.507Z" w:id="1106004439"/>
                <w:rFonts w:cs="Calibri" w:cstheme="minorAscii"/>
                <w:lang w:val="en-GB"/>
              </w:rPr>
            </w:pPr>
            <w:ins w:author="Kelly Anthony" w:date="2025-01-05T23:30:20.168Z" w:id="971151759">
              <w:r w:rsidRPr="710194F1" w:rsidR="1F292347">
                <w:rPr>
                  <w:rFonts w:cs="Calibri" w:cstheme="minorAscii"/>
                  <w:lang w:val="en-GB"/>
                </w:rPr>
                <w:t>F 2023 HLTH 448</w:t>
              </w:r>
            </w:ins>
          </w:p>
          <w:p w:rsidRPr="00787CD4" w:rsidR="002A7B81" w:rsidP="710194F1" w:rsidRDefault="002A7B81" w14:paraId="219B1FE1" w14:textId="4A03164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06.699Z" w16du:dateUtc="2025-01-05T23:31:06.699Z" w:id="2009754966"/>
                <w:rFonts w:cs="Calibri" w:cstheme="minorAscii"/>
                <w:lang w:val="en-GB"/>
              </w:rPr>
            </w:pPr>
          </w:p>
          <w:p w:rsidRPr="00787CD4" w:rsidR="002A7B81" w:rsidP="710194F1" w:rsidRDefault="002A7B81" w14:paraId="61081735" w14:textId="50C11D6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31:15.586Z" w:id="911392540">
              <w:r w:rsidRPr="710194F1" w:rsidR="69F41D6A">
                <w:rPr>
                  <w:rFonts w:cs="Calibri" w:cstheme="minorAscii"/>
                  <w:lang w:val="en-GB"/>
                </w:rPr>
                <w:t>W 2023. HLTH 260</w:t>
              </w:r>
            </w:ins>
          </w:p>
        </w:tc>
        <w:tc>
          <w:tcPr>
            <w:tcW w:w="1085" w:type="pct"/>
            <w:shd w:val="clear" w:color="auto" w:fill="auto"/>
            <w:tcMar/>
          </w:tcPr>
          <w:p w:rsidRPr="00787CD4" w:rsidR="002A7B81" w:rsidP="710194F1" w:rsidRDefault="002A7B81" w14:paraId="4291D463" w14:textId="02242FD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03.146Z" w16du:dateUtc="2025-01-05T23:20:03.146Z" w:id="510798885"/>
                <w:rFonts w:cs="Calibri" w:cstheme="minorAscii"/>
                <w:lang w:val="en-GB"/>
              </w:rPr>
            </w:pPr>
            <w:ins w:author="Kelly Anthony" w:date="2025-01-05T23:18:20.447Z" w:id="825692505">
              <w:r w:rsidRPr="710194F1" w:rsidR="6E3D2153">
                <w:rPr>
                  <w:rFonts w:cs="Calibri" w:cstheme="minorAscii"/>
                  <w:lang w:val="en-GB"/>
                </w:rPr>
                <w:t>4.5</w:t>
              </w:r>
            </w:ins>
          </w:p>
          <w:p w:rsidRPr="00787CD4" w:rsidR="002A7B81" w:rsidP="710194F1" w:rsidRDefault="002A7B81" w14:paraId="79BCE991" w14:textId="2677F16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03.588Z" w16du:dateUtc="2025-01-05T23:20:03.588Z" w:id="564163757"/>
                <w:rFonts w:cs="Calibri" w:cstheme="minorAscii"/>
                <w:lang w:val="en-GB"/>
              </w:rPr>
            </w:pPr>
          </w:p>
          <w:p w:rsidRPr="00787CD4" w:rsidR="002A7B81" w:rsidP="710194F1" w:rsidRDefault="002A7B81" w14:paraId="31210A0A" w14:textId="2C94C0B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40.829Z" w16du:dateUtc="2025-01-05T23:20:40.829Z" w:id="232698556"/>
                <w:rFonts w:cs="Calibri" w:cstheme="minorAscii"/>
                <w:lang w:val="en-GB"/>
              </w:rPr>
            </w:pPr>
            <w:ins w:author="Kelly Anthony" w:date="2025-01-05T23:20:05.067Z" w:id="1626450534">
              <w:r w:rsidRPr="710194F1" w:rsidR="36C296AD">
                <w:rPr>
                  <w:rFonts w:cs="Calibri" w:cstheme="minorAscii"/>
                  <w:lang w:val="en-GB"/>
                </w:rPr>
                <w:t>4.4</w:t>
              </w:r>
            </w:ins>
          </w:p>
          <w:p w:rsidRPr="00787CD4" w:rsidR="002A7B81" w:rsidP="710194F1" w:rsidRDefault="002A7B81" w14:paraId="41FF52CD" w14:textId="0E7F55A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40.93Z" w16du:dateUtc="2025-01-05T23:20:40.93Z" w:id="232169962"/>
                <w:rFonts w:cs="Calibri" w:cstheme="minorAscii"/>
                <w:lang w:val="en-GB"/>
              </w:rPr>
            </w:pPr>
          </w:p>
          <w:p w:rsidRPr="00787CD4" w:rsidR="002A7B81" w:rsidP="710194F1" w:rsidRDefault="002A7B81" w14:paraId="4B0CB9D0" w14:textId="771AE9D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49.626Z" w16du:dateUtc="2025-01-05T23:21:49.626Z" w:id="1561069758"/>
                <w:rFonts w:cs="Calibri" w:cstheme="minorAscii"/>
                <w:lang w:val="en-GB"/>
              </w:rPr>
            </w:pPr>
            <w:ins w:author="Kelly Anthony" w:date="2025-01-05T23:20:41.917Z" w:id="34134388">
              <w:r w:rsidRPr="710194F1" w:rsidR="5ECDC2E0">
                <w:rPr>
                  <w:rFonts w:cs="Calibri" w:cstheme="minorAscii"/>
                  <w:lang w:val="en-GB"/>
                </w:rPr>
                <w:t>4.9</w:t>
              </w:r>
            </w:ins>
          </w:p>
          <w:p w:rsidRPr="00787CD4" w:rsidR="002A7B81" w:rsidP="710194F1" w:rsidRDefault="002A7B81" w14:paraId="05220B9D" w14:textId="6302D0A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50.108Z" w16du:dateUtc="2025-01-05T23:21:50.108Z" w:id="1231211676"/>
                <w:rFonts w:cs="Calibri" w:cstheme="minorAscii"/>
                <w:lang w:val="en-GB"/>
              </w:rPr>
            </w:pPr>
          </w:p>
          <w:p w:rsidRPr="00787CD4" w:rsidR="002A7B81" w:rsidP="710194F1" w:rsidRDefault="002A7B81" w14:paraId="3672A139" w14:textId="20A653C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53.48Z" w16du:dateUtc="2025-01-05T23:22:53.48Z" w:id="148399474"/>
                <w:rFonts w:cs="Calibri" w:cstheme="minorAscii"/>
                <w:lang w:val="en-GB"/>
              </w:rPr>
            </w:pPr>
            <w:ins w:author="Kelly Anthony" w:date="2025-01-05T23:21:52.122Z" w:id="203408508">
              <w:r w:rsidRPr="710194F1" w:rsidR="07524481">
                <w:rPr>
                  <w:rFonts w:cs="Calibri" w:cstheme="minorAscii"/>
                  <w:lang w:val="en-GB"/>
                </w:rPr>
                <w:t>4.9</w:t>
              </w:r>
            </w:ins>
          </w:p>
          <w:p w:rsidRPr="00787CD4" w:rsidR="002A7B81" w:rsidP="710194F1" w:rsidRDefault="002A7B81" w14:paraId="632120BB" w14:textId="484AF5D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53.74Z" w16du:dateUtc="2025-01-05T23:22:53.74Z" w:id="52479224"/>
                <w:rFonts w:cs="Calibri" w:cstheme="minorAscii"/>
                <w:lang w:val="en-GB"/>
              </w:rPr>
            </w:pPr>
          </w:p>
          <w:p w:rsidRPr="00787CD4" w:rsidR="002A7B81" w:rsidP="710194F1" w:rsidRDefault="002A7B81" w14:paraId="46E1D179" w14:textId="3FBD1BC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1.551Z" w16du:dateUtc="2025-01-05T23:25:11.551Z" w:id="945362734"/>
                <w:rFonts w:cs="Calibri" w:cstheme="minorAscii"/>
                <w:lang w:val="en-GB"/>
              </w:rPr>
            </w:pPr>
            <w:ins w:author="Kelly Anthony" w:date="2025-01-05T23:22:55.046Z" w:id="924467588">
              <w:r w:rsidRPr="710194F1" w:rsidR="5ADC3138">
                <w:rPr>
                  <w:rFonts w:cs="Calibri" w:cstheme="minorAscii"/>
                  <w:lang w:val="en-GB"/>
                </w:rPr>
                <w:t>4.6</w:t>
              </w:r>
            </w:ins>
          </w:p>
          <w:p w:rsidRPr="00787CD4" w:rsidR="002A7B81" w:rsidP="710194F1" w:rsidRDefault="002A7B81" w14:paraId="6AAF6078" w14:textId="30F2443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1.756Z" w16du:dateUtc="2025-01-05T23:25:11.756Z" w:id="876964567"/>
                <w:rFonts w:cs="Calibri" w:cstheme="minorAscii"/>
                <w:lang w:val="en-GB"/>
              </w:rPr>
            </w:pPr>
          </w:p>
          <w:p w:rsidRPr="00787CD4" w:rsidR="002A7B81" w:rsidP="710194F1" w:rsidRDefault="002A7B81" w14:paraId="52A77834" w14:textId="3EFB888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2.153Z" w16du:dateUtc="2025-01-05T23:30:22.153Z" w:id="1080907292"/>
                <w:rFonts w:cs="Calibri" w:cstheme="minorAscii"/>
                <w:lang w:val="en-GB"/>
              </w:rPr>
            </w:pPr>
            <w:ins w:author="Kelly Anthony" w:date="2025-01-05T23:25:13.31Z" w:id="109688578">
              <w:r w:rsidRPr="710194F1" w:rsidR="516E40A6">
                <w:rPr>
                  <w:rFonts w:cs="Calibri" w:cstheme="minorAscii"/>
                  <w:lang w:val="en-GB"/>
                </w:rPr>
                <w:t>3.9</w:t>
              </w:r>
            </w:ins>
          </w:p>
          <w:p w:rsidRPr="00787CD4" w:rsidR="002A7B81" w:rsidP="710194F1" w:rsidRDefault="002A7B81" w14:paraId="54B9FE57" w14:textId="7C18E05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2.279Z" w16du:dateUtc="2025-01-05T23:30:22.279Z" w:id="1939914902"/>
                <w:rFonts w:cs="Calibri" w:cstheme="minorAscii"/>
                <w:lang w:val="en-GB"/>
              </w:rPr>
            </w:pPr>
          </w:p>
          <w:p w:rsidRPr="00787CD4" w:rsidR="002A7B81" w:rsidP="710194F1" w:rsidRDefault="002A7B81" w14:paraId="1E058B76" w14:textId="49CEBCE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25.217Z" w16du:dateUtc="2025-01-05T23:31:25.217Z" w:id="684394153"/>
                <w:rFonts w:cs="Calibri" w:cstheme="minorAscii"/>
                <w:lang w:val="en-GB"/>
              </w:rPr>
            </w:pPr>
            <w:ins w:author="Kelly Anthony" w:date="2025-01-05T23:30:22.518Z" w:id="565836004">
              <w:r w:rsidRPr="710194F1" w:rsidR="36260990">
                <w:rPr>
                  <w:rFonts w:cs="Calibri" w:cstheme="minorAscii"/>
                  <w:lang w:val="en-GB"/>
                </w:rPr>
                <w:t>5</w:t>
              </w:r>
            </w:ins>
          </w:p>
          <w:p w:rsidRPr="00787CD4" w:rsidR="002A7B81" w:rsidP="710194F1" w:rsidRDefault="002A7B81" w14:paraId="05739F9A" w14:textId="3D21D7E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25.338Z" w16du:dateUtc="2025-01-05T23:31:25.338Z" w:id="1093665779"/>
                <w:rFonts w:cs="Calibri" w:cstheme="minorAscii"/>
                <w:lang w:val="en-GB"/>
              </w:rPr>
            </w:pPr>
          </w:p>
          <w:p w:rsidRPr="00787CD4" w:rsidR="002A7B81" w:rsidP="710194F1" w:rsidRDefault="002A7B81" w14:paraId="0E6F3049" w14:textId="66E0C6B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31:26.436Z" w:id="2113559308">
              <w:r w:rsidRPr="710194F1" w:rsidR="122BC319">
                <w:rPr>
                  <w:rFonts w:cs="Calibri" w:cstheme="minorAscii"/>
                  <w:lang w:val="en-GB"/>
                </w:rPr>
                <w:t>4.3</w:t>
              </w:r>
            </w:ins>
          </w:p>
        </w:tc>
        <w:tc>
          <w:tcPr>
            <w:tcW w:w="862" w:type="pct"/>
            <w:shd w:val="clear" w:color="auto" w:fill="auto"/>
            <w:tcMar/>
          </w:tcPr>
          <w:p w:rsidRPr="00787CD4" w:rsidR="002A7B81" w:rsidP="710194F1" w:rsidRDefault="002A7B81" w14:paraId="72C6AA75" w14:textId="7D795E2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06.676Z" w16du:dateUtc="2025-01-05T23:20:06.676Z" w:id="1017424872"/>
                <w:rFonts w:cs="Calibri" w:cstheme="minorAscii"/>
                <w:lang w:val="en-GB"/>
              </w:rPr>
            </w:pPr>
            <w:ins w:author="Kelly Anthony" w:date="2025-01-05T23:18:22.007Z" w:id="1590769102">
              <w:r w:rsidRPr="710194F1" w:rsidR="6E3D2153">
                <w:rPr>
                  <w:rFonts w:cs="Calibri" w:cstheme="minorAscii"/>
                  <w:lang w:val="en-GB"/>
                </w:rPr>
                <w:t>4</w:t>
              </w:r>
            </w:ins>
          </w:p>
          <w:p w:rsidRPr="00787CD4" w:rsidR="002A7B81" w:rsidP="710194F1" w:rsidRDefault="002A7B81" w14:paraId="3DDAE5EE" w14:textId="3A37075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06.81Z" w16du:dateUtc="2025-01-05T23:20:06.81Z" w:id="24268686"/>
                <w:rFonts w:cs="Calibri" w:cstheme="minorAscii"/>
                <w:lang w:val="en-GB"/>
              </w:rPr>
            </w:pPr>
          </w:p>
          <w:p w:rsidRPr="00787CD4" w:rsidR="002A7B81" w:rsidP="710194F1" w:rsidRDefault="002A7B81" w14:paraId="580933F9" w14:textId="5C14009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44.965Z" w16du:dateUtc="2025-01-05T23:20:44.965Z" w:id="2045746366"/>
                <w:rFonts w:cs="Calibri" w:cstheme="minorAscii"/>
                <w:lang w:val="en-GB"/>
              </w:rPr>
            </w:pPr>
            <w:ins w:author="Kelly Anthony" w:date="2025-01-05T23:20:07.851Z" w:id="1765874661">
              <w:r w:rsidRPr="710194F1" w:rsidR="42E63139">
                <w:rPr>
                  <w:rFonts w:cs="Calibri" w:cstheme="minorAscii"/>
                  <w:lang w:val="en-GB"/>
                </w:rPr>
                <w:t>4.1</w:t>
              </w:r>
            </w:ins>
          </w:p>
          <w:p w:rsidRPr="00787CD4" w:rsidR="002A7B81" w:rsidP="710194F1" w:rsidRDefault="002A7B81" w14:paraId="108627BC" w14:textId="16B5869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45.134Z" w16du:dateUtc="2025-01-05T23:20:45.134Z" w:id="657080006"/>
                <w:rFonts w:cs="Calibri" w:cstheme="minorAscii"/>
                <w:lang w:val="en-GB"/>
              </w:rPr>
            </w:pPr>
          </w:p>
          <w:p w:rsidRPr="00787CD4" w:rsidR="002A7B81" w:rsidP="710194F1" w:rsidRDefault="002A7B81" w14:paraId="09570F88" w14:textId="032711A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54.054Z" w16du:dateUtc="2025-01-05T23:21:54.054Z" w:id="1833852345"/>
                <w:rFonts w:cs="Calibri" w:cstheme="minorAscii"/>
                <w:lang w:val="en-GB"/>
              </w:rPr>
            </w:pPr>
            <w:ins w:author="Kelly Anthony" w:date="2025-01-05T23:20:47.18Z" w:id="2020348324">
              <w:r w:rsidRPr="710194F1" w:rsidR="3446C71F">
                <w:rPr>
                  <w:rFonts w:cs="Calibri" w:cstheme="minorAscii"/>
                  <w:lang w:val="en-GB"/>
                </w:rPr>
                <w:t>4.8</w:t>
              </w:r>
            </w:ins>
          </w:p>
          <w:p w:rsidRPr="00787CD4" w:rsidR="002A7B81" w:rsidP="710194F1" w:rsidRDefault="002A7B81" w14:paraId="24C8F8E8" w14:textId="7F0F8A9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54.187Z" w16du:dateUtc="2025-01-05T23:21:54.187Z" w:id="2140335571"/>
                <w:rFonts w:cs="Calibri" w:cstheme="minorAscii"/>
                <w:lang w:val="en-GB"/>
              </w:rPr>
            </w:pPr>
          </w:p>
          <w:p w:rsidRPr="00787CD4" w:rsidR="002A7B81" w:rsidP="710194F1" w:rsidRDefault="002A7B81" w14:paraId="22DAB043" w14:textId="6BC6F73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56.735Z" w16du:dateUtc="2025-01-05T23:22:56.735Z" w:id="1672398900"/>
                <w:rFonts w:cs="Calibri" w:cstheme="minorAscii"/>
                <w:lang w:val="en-GB"/>
              </w:rPr>
            </w:pPr>
            <w:ins w:author="Kelly Anthony" w:date="2025-01-05T23:21:55.593Z" w:id="872853742">
              <w:r w:rsidRPr="710194F1" w:rsidR="2134CE45">
                <w:rPr>
                  <w:rFonts w:cs="Calibri" w:cstheme="minorAscii"/>
                  <w:lang w:val="en-GB"/>
                </w:rPr>
                <w:t>4.6</w:t>
              </w:r>
            </w:ins>
          </w:p>
          <w:p w:rsidRPr="00787CD4" w:rsidR="002A7B81" w:rsidP="710194F1" w:rsidRDefault="002A7B81" w14:paraId="077EAD2F" w14:textId="203C71D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56.848Z" w16du:dateUtc="2025-01-05T23:22:56.848Z" w:id="34775042"/>
                <w:rFonts w:cs="Calibri" w:cstheme="minorAscii"/>
                <w:lang w:val="en-GB"/>
              </w:rPr>
            </w:pPr>
          </w:p>
          <w:p w:rsidRPr="00787CD4" w:rsidR="002A7B81" w:rsidP="710194F1" w:rsidRDefault="002A7B81" w14:paraId="68901E6C" w14:textId="785A285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5.244Z" w16du:dateUtc="2025-01-05T23:25:15.244Z" w:id="686821544"/>
                <w:rFonts w:cs="Calibri" w:cstheme="minorAscii"/>
                <w:lang w:val="en-GB"/>
              </w:rPr>
            </w:pPr>
            <w:ins w:author="Kelly Anthony" w:date="2025-01-05T23:22:57.756Z" w:id="1190842601">
              <w:r w:rsidRPr="710194F1" w:rsidR="6CCC97C2">
                <w:rPr>
                  <w:rFonts w:cs="Calibri" w:cstheme="minorAscii"/>
                  <w:lang w:val="en-GB"/>
                </w:rPr>
                <w:t>4.6</w:t>
              </w:r>
            </w:ins>
          </w:p>
          <w:p w:rsidRPr="00787CD4" w:rsidR="002A7B81" w:rsidP="710194F1" w:rsidRDefault="002A7B81" w14:paraId="27442B0F" w14:textId="0E2A067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5.413Z" w16du:dateUtc="2025-01-05T23:25:15.413Z" w:id="639398643"/>
                <w:rFonts w:cs="Calibri" w:cstheme="minorAscii"/>
                <w:lang w:val="en-GB"/>
              </w:rPr>
            </w:pPr>
          </w:p>
          <w:p w:rsidRPr="00787CD4" w:rsidR="002A7B81" w:rsidP="710194F1" w:rsidRDefault="002A7B81" w14:paraId="15A3F4F5" w14:textId="723C3B3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4.942Z" w16du:dateUtc="2025-01-05T23:30:24.942Z" w:id="792532630"/>
                <w:rFonts w:cs="Calibri" w:cstheme="minorAscii"/>
                <w:lang w:val="en-GB"/>
              </w:rPr>
            </w:pPr>
            <w:ins w:author="Kelly Anthony" w:date="2025-01-05T23:25:16.615Z" w:id="2107450419">
              <w:r w:rsidRPr="710194F1" w:rsidR="5410694C">
                <w:rPr>
                  <w:rFonts w:cs="Calibri" w:cstheme="minorAscii"/>
                  <w:lang w:val="en-GB"/>
                </w:rPr>
                <w:t>3.4</w:t>
              </w:r>
            </w:ins>
          </w:p>
          <w:p w:rsidRPr="00787CD4" w:rsidR="002A7B81" w:rsidP="710194F1" w:rsidRDefault="002A7B81" w14:paraId="286A6E29" w14:textId="07FE218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5.083Z" w16du:dateUtc="2025-01-05T23:30:25.083Z" w:id="376501561"/>
                <w:rFonts w:cs="Calibri" w:cstheme="minorAscii"/>
                <w:lang w:val="en-GB"/>
              </w:rPr>
            </w:pPr>
          </w:p>
          <w:p w:rsidRPr="00787CD4" w:rsidR="002A7B81" w:rsidP="710194F1" w:rsidRDefault="002A7B81" w14:paraId="37C4F21D" w14:textId="5CC17D8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28.174Z" w16du:dateUtc="2025-01-05T23:31:28.174Z" w:id="259256787"/>
                <w:rFonts w:cs="Calibri" w:cstheme="minorAscii"/>
                <w:lang w:val="en-GB"/>
              </w:rPr>
            </w:pPr>
            <w:ins w:author="Kelly Anthony" w:date="2025-01-05T23:30:26.676Z" w:id="259843948">
              <w:r w:rsidRPr="710194F1" w:rsidR="6C71728C">
                <w:rPr>
                  <w:rFonts w:cs="Calibri" w:cstheme="minorAscii"/>
                  <w:lang w:val="en-GB"/>
                </w:rPr>
                <w:t>4.8</w:t>
              </w:r>
            </w:ins>
          </w:p>
          <w:p w:rsidRPr="00787CD4" w:rsidR="002A7B81" w:rsidP="710194F1" w:rsidRDefault="002A7B81" w14:paraId="74B5C060" w14:textId="4AD3C18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28.623Z" w16du:dateUtc="2025-01-05T23:31:28.623Z" w:id="941247887"/>
                <w:rFonts w:cs="Calibri" w:cstheme="minorAscii"/>
                <w:lang w:val="en-GB"/>
              </w:rPr>
            </w:pPr>
          </w:p>
          <w:p w:rsidRPr="00787CD4" w:rsidR="002A7B81" w:rsidP="710194F1" w:rsidRDefault="002A7B81" w14:paraId="5A9C26CD" w14:textId="796C017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31:29.368Z" w:id="1572286803">
              <w:r w:rsidRPr="710194F1" w:rsidR="3F1BC4AD">
                <w:rPr>
                  <w:rFonts w:cs="Calibri" w:cstheme="minorAscii"/>
                  <w:lang w:val="en-GB"/>
                </w:rPr>
                <w:t>4</w:t>
              </w:r>
            </w:ins>
          </w:p>
        </w:tc>
        <w:tc>
          <w:tcPr>
            <w:tcW w:w="622" w:type="pct"/>
            <w:shd w:val="clear" w:color="auto" w:fill="auto"/>
            <w:tcMar/>
          </w:tcPr>
          <w:p w:rsidRPr="00787CD4" w:rsidR="002A7B81" w:rsidP="710194F1" w:rsidRDefault="002A7B81" w14:paraId="54FAF162" w14:textId="4BC61A5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16.303Z" w16du:dateUtc="2025-01-05T23:20:16.303Z" w:id="942455498"/>
                <w:rFonts w:cs="Calibri" w:cstheme="minorAscii"/>
                <w:lang w:val="en-GB"/>
              </w:rPr>
            </w:pPr>
            <w:ins w:author="Kelly Anthony" w:date="2025-01-05T23:19:20.761Z" w:id="747018556">
              <w:r w:rsidRPr="710194F1" w:rsidR="3395271F">
                <w:rPr>
                  <w:rFonts w:cs="Calibri" w:cstheme="minorAscii"/>
                  <w:lang w:val="en-GB"/>
                </w:rPr>
                <w:t>5</w:t>
              </w:r>
            </w:ins>
            <w:ins w:author="Kelly Anthony" w:date="2025-01-05T23:18:06.077Z" w:id="1779100948">
              <w:r w:rsidRPr="710194F1" w:rsidR="6E3D2153">
                <w:rPr>
                  <w:rFonts w:cs="Calibri" w:cstheme="minorAscii"/>
                  <w:lang w:val="en-GB"/>
                </w:rPr>
                <w:t>8</w:t>
              </w:r>
            </w:ins>
          </w:p>
          <w:p w:rsidRPr="00787CD4" w:rsidR="002A7B81" w:rsidP="710194F1" w:rsidRDefault="002A7B81" w14:paraId="215688E0" w14:textId="3E77F8A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16.873Z" w16du:dateUtc="2025-01-05T23:20:16.873Z" w:id="535958336"/>
                <w:rFonts w:cs="Calibri" w:cstheme="minorAscii"/>
                <w:lang w:val="en-GB"/>
              </w:rPr>
            </w:pPr>
          </w:p>
          <w:p w:rsidRPr="00787CD4" w:rsidR="002A7B81" w:rsidP="710194F1" w:rsidRDefault="002A7B81" w14:paraId="10045466" w14:textId="5FCB61A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50.083Z" w16du:dateUtc="2025-01-05T23:20:50.083Z" w:id="1977919189"/>
                <w:rFonts w:cs="Calibri" w:cstheme="minorAscii"/>
                <w:lang w:val="en-GB"/>
              </w:rPr>
            </w:pPr>
            <w:ins w:author="Kelly Anthony" w:date="2025-01-05T23:20:18.529Z" w:id="50453884">
              <w:r w:rsidRPr="710194F1" w:rsidR="680A6284">
                <w:rPr>
                  <w:rFonts w:cs="Calibri" w:cstheme="minorAscii"/>
                  <w:lang w:val="en-GB"/>
                </w:rPr>
                <w:t>50%</w:t>
              </w:r>
            </w:ins>
          </w:p>
          <w:p w:rsidRPr="00787CD4" w:rsidR="002A7B81" w:rsidP="710194F1" w:rsidRDefault="002A7B81" w14:paraId="6A715585" w14:textId="62198DF4">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50.377Z" w16du:dateUtc="2025-01-05T23:20:50.377Z" w:id="155638466"/>
                <w:rFonts w:cs="Calibri" w:cstheme="minorAscii"/>
                <w:lang w:val="en-GB"/>
              </w:rPr>
            </w:pPr>
          </w:p>
          <w:p w:rsidRPr="00787CD4" w:rsidR="002A7B81" w:rsidP="710194F1" w:rsidRDefault="002A7B81" w14:paraId="4C321EA2" w14:textId="02B8A4B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57.462Z" w16du:dateUtc="2025-01-05T23:21:57.462Z" w:id="1763955911"/>
                <w:rFonts w:cs="Calibri" w:cstheme="minorAscii"/>
                <w:lang w:val="en-GB"/>
              </w:rPr>
            </w:pPr>
            <w:ins w:author="Kelly Anthony" w:date="2025-01-05T23:20:52.876Z" w:id="2100123957">
              <w:r w:rsidRPr="710194F1" w:rsidR="7BE74181">
                <w:rPr>
                  <w:rFonts w:cs="Calibri" w:cstheme="minorAscii"/>
                  <w:lang w:val="en-GB"/>
                </w:rPr>
                <w:t>68</w:t>
              </w:r>
            </w:ins>
          </w:p>
          <w:p w:rsidRPr="00787CD4" w:rsidR="002A7B81" w:rsidP="710194F1" w:rsidRDefault="002A7B81" w14:paraId="6BC8C40F" w14:textId="2B8B79E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57.722Z" w16du:dateUtc="2025-01-05T23:21:57.722Z" w:id="1583548009"/>
                <w:rFonts w:cs="Calibri" w:cstheme="minorAscii"/>
                <w:lang w:val="en-GB"/>
              </w:rPr>
            </w:pPr>
          </w:p>
          <w:p w:rsidRPr="00787CD4" w:rsidR="002A7B81" w:rsidP="710194F1" w:rsidRDefault="002A7B81" w14:paraId="62498F7E" w14:textId="74F3835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59.625Z" w16du:dateUtc="2025-01-05T23:22:59.625Z" w:id="1163684587"/>
                <w:rFonts w:cs="Calibri" w:cstheme="minorAscii"/>
                <w:lang w:val="en-GB"/>
              </w:rPr>
            </w:pPr>
            <w:ins w:author="Kelly Anthony" w:date="2025-01-05T23:21:58.635Z" w:id="1359015054">
              <w:r w:rsidRPr="710194F1" w:rsidR="71268AF6">
                <w:rPr>
                  <w:rFonts w:cs="Calibri" w:cstheme="minorAscii"/>
                  <w:lang w:val="en-GB"/>
                </w:rPr>
                <w:t>88</w:t>
              </w:r>
            </w:ins>
          </w:p>
          <w:p w:rsidRPr="00787CD4" w:rsidR="002A7B81" w:rsidP="710194F1" w:rsidRDefault="002A7B81" w14:paraId="5F8FD469" w14:textId="654FAA3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3:00.25Z" w16du:dateUtc="2025-01-05T23:23:00.25Z" w:id="1685988531"/>
                <w:rFonts w:cs="Calibri" w:cstheme="minorAscii"/>
                <w:lang w:val="en-GB"/>
              </w:rPr>
            </w:pPr>
          </w:p>
          <w:p w:rsidRPr="00787CD4" w:rsidR="002A7B81" w:rsidP="710194F1" w:rsidRDefault="002A7B81" w14:paraId="07551D7E" w14:textId="0A3AC6F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9.387Z" w16du:dateUtc="2025-01-05T23:25:19.387Z" w:id="61606013"/>
                <w:rFonts w:cs="Calibri" w:cstheme="minorAscii"/>
                <w:lang w:val="en-GB"/>
              </w:rPr>
            </w:pPr>
            <w:ins w:author="Kelly Anthony" w:date="2025-01-05T23:23:01.118Z" w:id="1554445962">
              <w:r w:rsidRPr="710194F1" w:rsidR="2D2117D7">
                <w:rPr>
                  <w:rFonts w:cs="Calibri" w:cstheme="minorAscii"/>
                  <w:lang w:val="en-GB"/>
                </w:rPr>
                <w:t>33</w:t>
              </w:r>
            </w:ins>
          </w:p>
          <w:p w:rsidRPr="00787CD4" w:rsidR="002A7B81" w:rsidP="710194F1" w:rsidRDefault="002A7B81" w14:paraId="1F80FF7B" w14:textId="609974B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19.498Z" w16du:dateUtc="2025-01-05T23:25:19.498Z" w:id="917033217"/>
                <w:rFonts w:cs="Calibri" w:cstheme="minorAscii"/>
                <w:lang w:val="en-GB"/>
              </w:rPr>
            </w:pPr>
          </w:p>
          <w:p w:rsidRPr="00787CD4" w:rsidR="002A7B81" w:rsidP="710194F1" w:rsidRDefault="002A7B81" w14:paraId="28533BCA" w14:textId="5F51E7F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8.757Z" w16du:dateUtc="2025-01-05T23:30:28.757Z" w:id="1680692986"/>
                <w:rFonts w:cs="Calibri" w:cstheme="minorAscii"/>
                <w:lang w:val="en-GB"/>
              </w:rPr>
            </w:pPr>
            <w:ins w:author="Kelly Anthony" w:date="2025-01-05T23:25:25.154Z" w:id="1617282261">
              <w:r w:rsidRPr="710194F1" w:rsidR="35B56C91">
                <w:rPr>
                  <w:rFonts w:cs="Calibri" w:cstheme="minorAscii"/>
                  <w:lang w:val="en-GB"/>
                </w:rPr>
                <w:t>63</w:t>
              </w:r>
            </w:ins>
          </w:p>
          <w:p w:rsidRPr="00787CD4" w:rsidR="002A7B81" w:rsidP="710194F1" w:rsidRDefault="002A7B81" w14:paraId="16D08DF4" w14:textId="1480BBC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28.915Z" w16du:dateUtc="2025-01-05T23:30:28.915Z" w:id="860512350"/>
                <w:rFonts w:cs="Calibri" w:cstheme="minorAscii"/>
                <w:lang w:val="en-GB"/>
              </w:rPr>
            </w:pPr>
          </w:p>
          <w:p w:rsidRPr="00787CD4" w:rsidR="002A7B81" w:rsidP="710194F1" w:rsidRDefault="002A7B81" w14:paraId="4234C674" w14:textId="4EC6291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39.252Z" w16du:dateUtc="2025-01-05T23:31:39.252Z" w:id="315465960"/>
                <w:rFonts w:cs="Calibri" w:cstheme="minorAscii"/>
                <w:lang w:val="en-GB"/>
              </w:rPr>
            </w:pPr>
            <w:ins w:author="Kelly Anthony" w:date="2025-01-05T23:30:30.059Z" w:id="1835817453">
              <w:r w:rsidRPr="710194F1" w:rsidR="3524FF1B">
                <w:rPr>
                  <w:rFonts w:cs="Calibri" w:cstheme="minorAscii"/>
                  <w:lang w:val="en-GB"/>
                </w:rPr>
                <w:t>33</w:t>
              </w:r>
            </w:ins>
          </w:p>
          <w:p w:rsidRPr="00787CD4" w:rsidR="002A7B81" w:rsidP="710194F1" w:rsidRDefault="002A7B81" w14:paraId="163CDC45" w14:textId="6AF120F3">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39.384Z" w16du:dateUtc="2025-01-05T23:31:39.384Z" w:id="1347211878"/>
                <w:rFonts w:cs="Calibri" w:cstheme="minorAscii"/>
                <w:lang w:val="en-GB"/>
              </w:rPr>
            </w:pPr>
          </w:p>
          <w:p w:rsidRPr="00787CD4" w:rsidR="002A7B81" w:rsidP="710194F1" w:rsidRDefault="002A7B81" w14:paraId="33896ED9" w14:textId="3FD93E5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31:44.961Z" w:id="1518221962">
              <w:r w:rsidRPr="710194F1" w:rsidR="10BDB0F3">
                <w:rPr>
                  <w:rFonts w:cs="Calibri" w:cstheme="minorAscii"/>
                  <w:lang w:val="en-GB"/>
                </w:rPr>
                <w:t>84</w:t>
              </w:r>
            </w:ins>
          </w:p>
        </w:tc>
        <w:tc>
          <w:tcPr>
            <w:tcW w:w="682" w:type="pct"/>
            <w:shd w:val="clear" w:color="auto" w:fill="auto"/>
            <w:tcMar/>
          </w:tcPr>
          <w:p w:rsidRPr="00787CD4" w:rsidR="002A7B81" w:rsidP="710194F1" w:rsidRDefault="002A7B81" w14:paraId="5654D577" w14:textId="20EFA122">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20.599Z" w16du:dateUtc="2025-01-05T23:20:20.599Z" w:id="18267843"/>
                <w:rFonts w:cs="Calibri" w:cstheme="minorAscii"/>
                <w:lang w:val="en-GB"/>
              </w:rPr>
            </w:pPr>
            <w:ins w:author="Kelly Anthony" w:date="2025-01-05T23:18:08.533Z" w:id="178564968">
              <w:r w:rsidRPr="710194F1" w:rsidR="6E3D2153">
                <w:rPr>
                  <w:rFonts w:cs="Calibri" w:cstheme="minorAscii"/>
                  <w:lang w:val="en-GB"/>
                </w:rPr>
                <w:t>13</w:t>
              </w:r>
            </w:ins>
            <w:ins w:author="Kelly Anthony" w:date="2025-01-05T23:19:24.046Z" w:id="421622507">
              <w:r w:rsidRPr="710194F1" w:rsidR="54724B68">
                <w:rPr>
                  <w:rFonts w:cs="Calibri" w:cstheme="minorAscii"/>
                  <w:lang w:val="en-GB"/>
                </w:rPr>
                <w:t>3</w:t>
              </w:r>
            </w:ins>
          </w:p>
          <w:p w:rsidRPr="00787CD4" w:rsidR="002A7B81" w:rsidP="710194F1" w:rsidRDefault="002A7B81" w14:paraId="0E04BD66" w14:textId="2D816EB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20.852Z" w16du:dateUtc="2025-01-05T23:20:20.852Z" w:id="2054979984"/>
                <w:rFonts w:cs="Calibri" w:cstheme="minorAscii"/>
                <w:lang w:val="en-GB"/>
              </w:rPr>
            </w:pPr>
          </w:p>
          <w:p w:rsidRPr="00787CD4" w:rsidR="002A7B81" w:rsidP="710194F1" w:rsidRDefault="002A7B81" w14:paraId="3B6D7918" w14:textId="414CAFA4">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55.766Z" w16du:dateUtc="2025-01-05T23:20:55.766Z" w:id="1037040979"/>
                <w:rFonts w:cs="Calibri" w:cstheme="minorAscii"/>
                <w:lang w:val="en-GB"/>
              </w:rPr>
            </w:pPr>
            <w:ins w:author="Kelly Anthony" w:date="2025-01-05T23:20:23.673Z" w:id="1099839860">
              <w:r w:rsidRPr="710194F1" w:rsidR="4D8E16B0">
                <w:rPr>
                  <w:rFonts w:cs="Calibri" w:cstheme="minorAscii"/>
                  <w:lang w:val="en-GB"/>
                </w:rPr>
                <w:t>145</w:t>
              </w:r>
            </w:ins>
          </w:p>
          <w:p w:rsidRPr="00787CD4" w:rsidR="002A7B81" w:rsidP="710194F1" w:rsidRDefault="002A7B81" w14:paraId="44519F4F" w14:textId="4B07BB1F">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0:55.913Z" w16du:dateUtc="2025-01-05T23:20:55.913Z" w:id="597825862"/>
                <w:rFonts w:cs="Calibri" w:cstheme="minorAscii"/>
                <w:lang w:val="en-GB"/>
              </w:rPr>
            </w:pPr>
          </w:p>
          <w:p w:rsidRPr="00787CD4" w:rsidR="002A7B81" w:rsidP="710194F1" w:rsidRDefault="002A7B81" w14:paraId="312EE71B" w14:textId="58414F60">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06.568Z" w16du:dateUtc="2025-01-05T23:22:06.568Z" w:id="963219698"/>
                <w:rFonts w:cs="Calibri" w:cstheme="minorAscii"/>
                <w:lang w:val="en-GB"/>
              </w:rPr>
            </w:pPr>
            <w:ins w:author="Kelly Anthony" w:date="2025-01-05T23:20:57.833Z" w:id="1944043302">
              <w:r w:rsidRPr="710194F1" w:rsidR="4FEB0243">
                <w:rPr>
                  <w:rFonts w:cs="Calibri" w:cstheme="minorAscii"/>
                  <w:lang w:val="en-GB"/>
                </w:rPr>
                <w:t>1</w:t>
              </w:r>
            </w:ins>
            <w:ins w:author="Kelly Anthony" w:date="2025-01-05T23:21:06.259Z" w:id="1832511808">
              <w:r w:rsidRPr="710194F1" w:rsidR="4FEB0243">
                <w:rPr>
                  <w:rFonts w:cs="Calibri" w:cstheme="minorAscii"/>
                  <w:lang w:val="en-GB"/>
                </w:rPr>
                <w:t>9</w:t>
              </w:r>
            </w:ins>
          </w:p>
          <w:p w:rsidRPr="00787CD4" w:rsidR="002A7B81" w:rsidP="710194F1" w:rsidRDefault="002A7B81" w14:paraId="706FF475" w14:textId="2085B184">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06.771Z" w16du:dateUtc="2025-01-05T23:22:06.771Z" w:id="1359196630"/>
                <w:rFonts w:cs="Calibri" w:cstheme="minorAscii"/>
                <w:lang w:val="en-GB"/>
              </w:rPr>
            </w:pPr>
          </w:p>
          <w:p w:rsidRPr="00787CD4" w:rsidR="002A7B81" w:rsidP="710194F1" w:rsidRDefault="002A7B81" w14:paraId="1C6F3718" w14:textId="15FB418F">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3:03.273Z" w16du:dateUtc="2025-01-05T23:23:03.273Z" w:id="1976553869"/>
                <w:rFonts w:cs="Calibri" w:cstheme="minorAscii"/>
                <w:lang w:val="en-GB"/>
              </w:rPr>
            </w:pPr>
            <w:ins w:author="Kelly Anthony" w:date="2025-01-05T23:22:07.919Z" w:id="1760516452">
              <w:r w:rsidRPr="710194F1" w:rsidR="1FE1DB63">
                <w:rPr>
                  <w:rFonts w:cs="Calibri" w:cstheme="minorAscii"/>
                  <w:lang w:val="en-GB"/>
                </w:rPr>
                <w:t>17</w:t>
              </w:r>
            </w:ins>
          </w:p>
          <w:p w:rsidRPr="00787CD4" w:rsidR="002A7B81" w:rsidP="710194F1" w:rsidRDefault="002A7B81" w14:paraId="67A8FF59" w14:textId="2A7DA599">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3:03.392Z" w16du:dateUtc="2025-01-05T23:23:03.392Z" w:id="1476637597"/>
                <w:rFonts w:cs="Calibri" w:cstheme="minorAscii"/>
                <w:lang w:val="en-GB"/>
              </w:rPr>
            </w:pPr>
          </w:p>
          <w:p w:rsidRPr="00787CD4" w:rsidR="002A7B81" w:rsidP="710194F1" w:rsidRDefault="002A7B81" w14:paraId="5703ADFD" w14:textId="39FB6377">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32.952Z" w16du:dateUtc="2025-01-05T23:25:32.952Z" w:id="39617744"/>
                <w:rFonts w:cs="Calibri" w:cstheme="minorAscii"/>
                <w:lang w:val="en-GB"/>
              </w:rPr>
            </w:pPr>
            <w:ins w:author="Kelly Anthony" w:date="2025-01-05T23:23:04.363Z" w:id="531147556">
              <w:r w:rsidRPr="710194F1" w:rsidR="31835EA1">
                <w:rPr>
                  <w:rFonts w:cs="Calibri" w:cstheme="minorAscii"/>
                  <w:lang w:val="en-GB"/>
                </w:rPr>
                <w:t>9</w:t>
              </w:r>
            </w:ins>
          </w:p>
          <w:p w:rsidRPr="00787CD4" w:rsidR="002A7B81" w:rsidP="710194F1" w:rsidRDefault="002A7B81" w14:paraId="463CC4C0" w14:textId="5592DE8F">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33.072Z" w16du:dateUtc="2025-01-05T23:25:33.072Z" w:id="898899588"/>
                <w:rFonts w:cs="Calibri" w:cstheme="minorAscii"/>
                <w:lang w:val="en-GB"/>
              </w:rPr>
            </w:pPr>
          </w:p>
          <w:p w:rsidRPr="00787CD4" w:rsidR="002A7B81" w:rsidP="710194F1" w:rsidRDefault="002A7B81" w14:paraId="3B82A871" w14:textId="08E05BEE">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38.239Z" w16du:dateUtc="2025-01-05T23:30:38.239Z" w:id="789148619"/>
                <w:rFonts w:cs="Calibri" w:cstheme="minorAscii"/>
                <w:lang w:val="en-GB"/>
              </w:rPr>
            </w:pPr>
            <w:ins w:author="Kelly Anthony" w:date="2025-01-05T23:25:34.121Z" w:id="672260367">
              <w:r w:rsidRPr="710194F1" w:rsidR="7F09719D">
                <w:rPr>
                  <w:rFonts w:cs="Calibri" w:cstheme="minorAscii"/>
                  <w:lang w:val="en-GB"/>
                </w:rPr>
                <w:t>157</w:t>
              </w:r>
            </w:ins>
          </w:p>
          <w:p w:rsidRPr="00787CD4" w:rsidR="002A7B81" w:rsidP="710194F1" w:rsidRDefault="002A7B81" w14:paraId="2619C2D0" w14:textId="0542A902">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0:38.36Z" w16du:dateUtc="2025-01-05T23:30:38.36Z" w:id="1853317007"/>
                <w:rFonts w:cs="Calibri" w:cstheme="minorAscii"/>
                <w:lang w:val="en-GB"/>
              </w:rPr>
            </w:pPr>
          </w:p>
          <w:p w:rsidRPr="00787CD4" w:rsidR="002A7B81" w:rsidP="710194F1" w:rsidRDefault="002A7B81" w14:paraId="57357E3E" w14:textId="630290BF">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46.571Z" w16du:dateUtc="2025-01-05T23:31:46.571Z" w:id="1878203851"/>
                <w:rFonts w:cs="Calibri" w:cstheme="minorAscii"/>
                <w:lang w:val="en-GB"/>
              </w:rPr>
            </w:pPr>
            <w:ins w:author="Kelly Anthony" w:date="2025-01-05T23:30:39.181Z" w:id="962699047">
              <w:r w:rsidRPr="710194F1" w:rsidR="775ABC45">
                <w:rPr>
                  <w:rFonts w:cs="Calibri" w:cstheme="minorAscii"/>
                  <w:lang w:val="en-GB"/>
                </w:rPr>
                <w:t>22</w:t>
              </w:r>
            </w:ins>
          </w:p>
          <w:p w:rsidRPr="00787CD4" w:rsidR="002A7B81" w:rsidP="710194F1" w:rsidRDefault="002A7B81" w14:paraId="153A468E" w14:textId="435BD21B">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31:47.25Z" w16du:dateUtc="2025-01-05T23:31:47.25Z" w:id="1071287951"/>
                <w:rFonts w:cs="Calibri" w:cstheme="minorAscii"/>
                <w:lang w:val="en-GB"/>
              </w:rPr>
            </w:pPr>
          </w:p>
          <w:p w:rsidRPr="00787CD4" w:rsidR="002A7B81" w:rsidP="710194F1" w:rsidRDefault="002A7B81" w14:paraId="3A6E55A5" w14:textId="649779E5">
            <w:pPr>
              <w:pStyle w:val="Normal"/>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31:48.455Z" w:id="123573375">
              <w:r w:rsidRPr="710194F1" w:rsidR="7235E3A4">
                <w:rPr>
                  <w:rFonts w:cs="Calibri" w:cstheme="minorAscii"/>
                  <w:lang w:val="en-GB"/>
                </w:rPr>
                <w:t>143</w:t>
              </w:r>
            </w:ins>
          </w:p>
        </w:tc>
        <w:tc>
          <w:tcPr>
            <w:tcW w:w="667" w:type="pct"/>
            <w:shd w:val="clear" w:color="auto" w:fill="auto"/>
            <w:tcMar/>
          </w:tcPr>
          <w:p w:rsidRPr="00787CD4" w:rsidR="002A7B81" w:rsidP="710194F1" w:rsidRDefault="002A7B81" w14:paraId="19A2807E" w14:textId="1D98CA0E">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11.194Z" w16du:dateUtc="2025-01-05T23:21:11.194Z" w:id="788610908"/>
                <w:rFonts w:cs="Calibri" w:cstheme="minorAscii"/>
                <w:lang w:val="en-GB"/>
              </w:rPr>
            </w:pPr>
            <w:r w:rsidRPr="710194F1" w:rsidR="6E3D2153">
              <w:rPr>
                <w:rFonts w:cs="Calibri" w:cstheme="minorAscii"/>
                <w:lang w:val="en-GB"/>
              </w:rPr>
              <w:t xml:space="preserve">See ex. </w:t>
            </w:r>
            <w:r w:rsidRPr="710194F1" w:rsidR="7A554EAF">
              <w:rPr>
                <w:rFonts w:cs="Calibri" w:cstheme="minorAscii"/>
                <w:lang w:val="en-GB"/>
              </w:rPr>
              <w:t>B</w:t>
            </w:r>
            <w:r w:rsidRPr="710194F1" w:rsidR="6E3D2153">
              <w:rPr>
                <w:rFonts w:cs="Calibri" w:cstheme="minorAscii"/>
                <w:lang w:val="en-GB"/>
              </w:rPr>
              <w:t>elow</w:t>
            </w:r>
          </w:p>
          <w:p w:rsidRPr="00787CD4" w:rsidR="002A7B81" w:rsidP="710194F1" w:rsidRDefault="002A7B81" w14:paraId="26AF5894" w14:textId="45DA72BB">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11.338Z" w16du:dateUtc="2025-01-05T23:21:11.338Z" w:id="596043451"/>
                <w:rFonts w:cs="Calibri" w:cstheme="minorAscii"/>
                <w:lang w:val="en-GB"/>
              </w:rPr>
            </w:pPr>
          </w:p>
          <w:p w:rsidRPr="00787CD4" w:rsidR="002A7B81" w:rsidP="710194F1" w:rsidRDefault="002A7B81" w14:paraId="5907DBE2" w14:textId="09DE4DF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1:12.184Z" w16du:dateUtc="2025-01-05T23:21:12.184Z" w:id="1355167603"/>
                <w:rFonts w:cs="Calibri" w:cstheme="minorAscii"/>
                <w:lang w:val="en-GB"/>
              </w:rPr>
            </w:pPr>
          </w:p>
          <w:p w:rsidRPr="00787CD4" w:rsidR="002A7B81" w:rsidP="710194F1" w:rsidRDefault="002A7B81" w14:paraId="45FBEEAA" w14:textId="747216D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11.109Z" w16du:dateUtc="2025-01-05T23:22:11.109Z" w:id="1622036290"/>
                <w:rFonts w:cs="Calibri" w:cstheme="minorAscii"/>
                <w:lang w:val="en-GB"/>
              </w:rPr>
            </w:pPr>
            <w:r w:rsidRPr="710194F1" w:rsidR="397F8032">
              <w:rPr>
                <w:rFonts w:cs="Calibri" w:cstheme="minorAscii"/>
                <w:lang w:val="en-GB"/>
              </w:rPr>
              <w:t>See below</w:t>
            </w:r>
          </w:p>
          <w:p w:rsidRPr="00787CD4" w:rsidR="002A7B81" w:rsidP="710194F1" w:rsidRDefault="002A7B81" w14:paraId="34946AED" w14:textId="5429AFB8">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2:11.239Z" w16du:dateUtc="2025-01-05T23:22:11.239Z" w:id="939739817"/>
                <w:rFonts w:cs="Calibri" w:cstheme="minorAscii"/>
                <w:lang w:val="en-GB"/>
              </w:rPr>
            </w:pPr>
          </w:p>
          <w:p w:rsidRPr="00787CD4" w:rsidR="002A7B81" w:rsidP="710194F1" w:rsidRDefault="002A7B81" w14:paraId="0B828F39" w14:textId="0BED3D8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40.362Z" w16du:dateUtc="2025-01-05T23:25:40.362Z" w:id="1904161288"/>
                <w:rFonts w:cs="Calibri" w:cstheme="minorAscii"/>
                <w:lang w:val="en-GB"/>
              </w:rPr>
            </w:pPr>
            <w:r w:rsidRPr="710194F1" w:rsidR="09666AFA">
              <w:rPr>
                <w:rFonts w:cs="Calibri" w:cstheme="minorAscii"/>
                <w:lang w:val="en-GB"/>
              </w:rPr>
              <w:t>See below</w:t>
            </w:r>
          </w:p>
          <w:p w:rsidRPr="00787CD4" w:rsidR="002A7B81" w:rsidP="710194F1" w:rsidRDefault="002A7B81" w14:paraId="4AC9F38C" w14:textId="320C58ED">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40.483Z" w16du:dateUtc="2025-01-05T23:25:40.483Z" w:id="74404951"/>
                <w:rFonts w:cs="Calibri" w:cstheme="minorAscii"/>
                <w:lang w:val="en-GB"/>
              </w:rPr>
            </w:pPr>
          </w:p>
          <w:p w:rsidRPr="00787CD4" w:rsidR="002A7B81" w:rsidP="710194F1" w:rsidRDefault="002A7B81" w14:paraId="0DD64DF6" w14:textId="166D8315">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40.649Z" w16du:dateUtc="2025-01-05T23:25:40.649Z" w:id="792895413"/>
                <w:rFonts w:cs="Calibri" w:cstheme="minorAscii"/>
                <w:lang w:val="en-GB"/>
              </w:rPr>
            </w:pPr>
          </w:p>
          <w:p w:rsidRPr="00787CD4" w:rsidR="002A7B81" w:rsidP="710194F1" w:rsidRDefault="002A7B81" w14:paraId="3B0BB4BF" w14:textId="3136036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ins w:author="Kelly Anthony" w:date="2025-01-05T23:25:40.834Z" w16du:dateUtc="2025-01-05T23:25:40.834Z" w:id="435978785"/>
                <w:rFonts w:cs="Calibri" w:cstheme="minorAscii"/>
                <w:lang w:val="en-GB"/>
              </w:rPr>
            </w:pPr>
          </w:p>
          <w:p w:rsidRPr="00787CD4" w:rsidR="002A7B81" w:rsidP="710194F1" w:rsidRDefault="002A7B81" w14:paraId="35D87A7A" w14:textId="2412BFE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spacing w:after="0"/>
              <w:rPr>
                <w:rFonts w:cs="Calibri" w:cstheme="minorAscii"/>
                <w:lang w:val="en-GB"/>
              </w:rPr>
            </w:pPr>
            <w:ins w:author="Kelly Anthony" w:date="2025-01-05T23:25:43.439Z" w:id="269793374">
              <w:r w:rsidRPr="710194F1" w:rsidR="055B3145">
                <w:rPr>
                  <w:rFonts w:cs="Calibri" w:cstheme="minorAscii"/>
                  <w:lang w:val="en-GB"/>
                </w:rPr>
                <w:t>See below</w:t>
              </w:r>
            </w:ins>
          </w:p>
        </w:tc>
      </w:tr>
    </w:tbl>
    <w:p w:rsidR="009E7376" w:rsidP="710194F1" w:rsidRDefault="009E7376" w14:paraId="45F2C16A" w14:textId="77777777" w14:noSpellErr="1">
      <w:pPr>
        <w:rPr>
          <w:rFonts w:cs="Calibri" w:cstheme="minorAscii"/>
          <w:b w:val="1"/>
          <w:bCs w:val="1"/>
        </w:rPr>
      </w:pPr>
    </w:p>
    <w:p w:rsidR="6FAB38EB" w:rsidP="710194F1" w:rsidRDefault="6FAB38EB" w14:paraId="70292DC3" w14:textId="12407231">
      <w:pPr>
        <w:rPr>
          <w:ins w:author="Kelly Anthony" w:date="2025-01-05T23:40:59.42Z" w16du:dateUtc="2025-01-05T23:40:59.42Z" w:id="2090442527"/>
          <w:rFonts w:cs="Calibri" w:cstheme="minorAscii"/>
          <w:b w:val="1"/>
          <w:bCs w:val="1"/>
        </w:rPr>
      </w:pPr>
      <w:r w:rsidRPr="710194F1" w:rsidR="6FAB38EB">
        <w:rPr>
          <w:rFonts w:cs="Calibri" w:cstheme="minorAscii"/>
          <w:b w:val="1"/>
          <w:bCs w:val="1"/>
        </w:rPr>
        <w:t>NOTE</w:t>
      </w:r>
      <w:r w:rsidRPr="710194F1" w:rsidR="6FAB38EB">
        <w:rPr>
          <w:rFonts w:cs="Calibri" w:cstheme="minorAscii"/>
          <w:b w:val="1"/>
          <w:bCs w:val="1"/>
        </w:rPr>
        <w:t xml:space="preserve">: </w:t>
      </w:r>
    </w:p>
    <w:p w:rsidR="6FAB38EB" w:rsidP="710194F1" w:rsidRDefault="6FAB38EB" w14:paraId="674DBFF6" w14:textId="15045B2B">
      <w:pPr>
        <w:pStyle w:val="Normal"/>
        <w:rPr>
          <w:rFonts w:cs="Calibri" w:cstheme="minorAscii"/>
          <w:b w:val="1"/>
          <w:bCs w:val="1"/>
        </w:rPr>
      </w:pPr>
      <w:r w:rsidRPr="710194F1" w:rsidR="6FAB38EB">
        <w:rPr>
          <w:rFonts w:cs="Calibri" w:cstheme="minorAscii"/>
          <w:b w:val="1"/>
          <w:bCs w:val="1"/>
        </w:rPr>
        <w:t xml:space="preserve"> Below are some representative comments from the past few terms. </w:t>
      </w:r>
      <w:r w:rsidRPr="710194F1" w:rsidR="6FAB38EB">
        <w:rPr>
          <w:rFonts w:cs="Calibri" w:cstheme="minorAscii"/>
          <w:b w:val="1"/>
          <w:bCs w:val="1"/>
        </w:rPr>
        <w:t>This past year, I worked really hard to bring my teaching back to much stronger days.</w:t>
      </w:r>
      <w:r w:rsidRPr="710194F1" w:rsidR="6FAB38EB">
        <w:rPr>
          <w:rFonts w:cs="Calibri" w:cstheme="minorAscii"/>
          <w:b w:val="1"/>
          <w:bCs w:val="1"/>
        </w:rPr>
        <w:t xml:space="preserve"> </w:t>
      </w:r>
      <w:r w:rsidRPr="710194F1" w:rsidR="36F4F2C3">
        <w:rPr>
          <w:rFonts w:cs="Calibri" w:cstheme="minorAscii"/>
          <w:b w:val="1"/>
          <w:bCs w:val="1"/>
        </w:rPr>
        <w:t xml:space="preserve">  I had tried to challenge my students with often difficult critical thinking quizzes and more ‘big ideas</w:t>
      </w:r>
      <w:r w:rsidRPr="710194F1" w:rsidR="36F4F2C3">
        <w:rPr>
          <w:rFonts w:cs="Calibri" w:cstheme="minorAscii"/>
          <w:b w:val="1"/>
          <w:bCs w:val="1"/>
        </w:rPr>
        <w:t xml:space="preserve">’, </w:t>
      </w:r>
      <w:r w:rsidRPr="710194F1" w:rsidR="2838B40B">
        <w:rPr>
          <w:rFonts w:cs="Calibri" w:cstheme="minorAscii"/>
          <w:b w:val="1"/>
          <w:bCs w:val="1"/>
        </w:rPr>
        <w:t xml:space="preserve"> dissenting</w:t>
      </w:r>
      <w:r w:rsidRPr="710194F1" w:rsidR="2838B40B">
        <w:rPr>
          <w:rFonts w:cs="Calibri" w:cstheme="minorAscii"/>
          <w:b w:val="1"/>
          <w:bCs w:val="1"/>
        </w:rPr>
        <w:t xml:space="preserve">/minority expert viewpoints within public </w:t>
      </w:r>
      <w:r w:rsidRPr="710194F1" w:rsidR="2838B40B">
        <w:rPr>
          <w:rFonts w:cs="Calibri" w:cstheme="minorAscii"/>
          <w:b w:val="1"/>
          <w:bCs w:val="1"/>
        </w:rPr>
        <w:t>health,  and</w:t>
      </w:r>
      <w:r w:rsidRPr="710194F1" w:rsidR="2838B40B">
        <w:rPr>
          <w:rFonts w:cs="Calibri" w:cstheme="minorAscii"/>
          <w:b w:val="1"/>
          <w:bCs w:val="1"/>
        </w:rPr>
        <w:t xml:space="preserve"> </w:t>
      </w:r>
      <w:r w:rsidRPr="710194F1" w:rsidR="2838B40B">
        <w:rPr>
          <w:rFonts w:cs="Calibri" w:cstheme="minorAscii"/>
          <w:b w:val="1"/>
          <w:bCs w:val="1"/>
        </w:rPr>
        <w:t>I think I</w:t>
      </w:r>
      <w:r w:rsidRPr="710194F1" w:rsidR="2838B40B">
        <w:rPr>
          <w:rFonts w:cs="Calibri" w:cstheme="minorAscii"/>
          <w:b w:val="1"/>
          <w:bCs w:val="1"/>
        </w:rPr>
        <w:t xml:space="preserve"> pushed too hard too fast. I worked this past year or two to make sure they were ‘with me</w:t>
      </w:r>
      <w:r w:rsidRPr="710194F1" w:rsidR="2838B40B">
        <w:rPr>
          <w:rFonts w:cs="Calibri" w:cstheme="minorAscii"/>
          <w:b w:val="1"/>
          <w:bCs w:val="1"/>
        </w:rPr>
        <w:t>’,</w:t>
      </w:r>
      <w:r w:rsidRPr="710194F1" w:rsidR="2838B40B">
        <w:rPr>
          <w:rFonts w:cs="Calibri" w:cstheme="minorAscii"/>
          <w:b w:val="1"/>
          <w:bCs w:val="1"/>
        </w:rPr>
        <w:t xml:space="preserve"> and to explain</w:t>
      </w:r>
      <w:r w:rsidRPr="710194F1" w:rsidR="3DC7D9DB">
        <w:rPr>
          <w:rFonts w:cs="Calibri" w:cstheme="minorAscii"/>
          <w:b w:val="1"/>
          <w:bCs w:val="1"/>
        </w:rPr>
        <w:t xml:space="preserve"> why I was doing what I was doing in terms of my pedagogical strategies and areas of emphasis.   </w:t>
      </w:r>
      <w:r w:rsidRPr="710194F1" w:rsidR="3DC7D9DB">
        <w:rPr>
          <w:rFonts w:cs="Calibri" w:cstheme="minorAscii"/>
          <w:b w:val="1"/>
          <w:bCs w:val="1"/>
        </w:rPr>
        <w:t>I feel confident that I am delivering courses that are truer to my commitment to great teaching while at the same time being challenging and actually teachi</w:t>
      </w:r>
      <w:r w:rsidRPr="710194F1" w:rsidR="1F1EB600">
        <w:rPr>
          <w:rFonts w:cs="Calibri" w:cstheme="minorAscii"/>
          <w:b w:val="1"/>
          <w:bCs w:val="1"/>
        </w:rPr>
        <w:t>ng them critical thinking skills which are so difficult to teach.</w:t>
      </w:r>
      <w:r w:rsidRPr="710194F1" w:rsidR="1F1EB600">
        <w:rPr>
          <w:rFonts w:cs="Calibri" w:cstheme="minorAscii"/>
          <w:b w:val="1"/>
          <w:bCs w:val="1"/>
        </w:rPr>
        <w:t xml:space="preserve"> </w:t>
      </w:r>
    </w:p>
    <w:p w:rsidR="1F1EB600" w:rsidP="710194F1" w:rsidRDefault="1F1EB600" w14:paraId="4D5FF246" w14:textId="7F7D3193">
      <w:pPr>
        <w:pStyle w:val="Normal"/>
        <w:rPr>
          <w:ins w:author="Kelly Anthony" w:date="2025-01-05T23:41:08.453Z" w16du:dateUtc="2025-01-05T23:41:08.453Z" w:id="1565389872"/>
          <w:rFonts w:cs="Calibri" w:cstheme="minorAscii"/>
          <w:b w:val="1"/>
          <w:bCs w:val="1"/>
        </w:rPr>
      </w:pPr>
      <w:r w:rsidRPr="710194F1" w:rsidR="1F1EB600">
        <w:rPr>
          <w:rFonts w:cs="Calibri" w:cstheme="minorAscii"/>
          <w:b w:val="1"/>
          <w:bCs w:val="1"/>
        </w:rPr>
        <w:t xml:space="preserve">There is extensive opportunity on these reviews to talk about research productivity, but not as much to talk about one’s teaching. I have added a smattering of student comments that I think reflect what I try to do in the class.  I </w:t>
      </w:r>
      <w:r w:rsidRPr="710194F1" w:rsidR="1F1EB600">
        <w:rPr>
          <w:rFonts w:cs="Calibri" w:cstheme="minorAscii"/>
          <w:b w:val="1"/>
          <w:bCs w:val="1"/>
        </w:rPr>
        <w:t>haven’t</w:t>
      </w:r>
      <w:r w:rsidRPr="710194F1" w:rsidR="1F1EB600">
        <w:rPr>
          <w:rFonts w:cs="Calibri" w:cstheme="minorAscii"/>
          <w:b w:val="1"/>
          <w:bCs w:val="1"/>
        </w:rPr>
        <w:t xml:space="preserve"> had someone do an </w:t>
      </w:r>
      <w:r w:rsidRPr="710194F1" w:rsidR="1F1EB600">
        <w:rPr>
          <w:rFonts w:cs="Calibri" w:cstheme="minorAscii"/>
          <w:b w:val="1"/>
          <w:bCs w:val="1"/>
        </w:rPr>
        <w:t>in person</w:t>
      </w:r>
      <w:r w:rsidRPr="710194F1" w:rsidR="1F1EB600">
        <w:rPr>
          <w:rFonts w:cs="Calibri" w:cstheme="minorAscii"/>
          <w:b w:val="1"/>
          <w:bCs w:val="1"/>
        </w:rPr>
        <w:t xml:space="preserve"> peer review for many years; I would welcome that. </w:t>
      </w:r>
    </w:p>
    <w:p w:rsidR="710194F1" w:rsidP="710194F1" w:rsidRDefault="710194F1" w14:paraId="44DBD699" w14:textId="5CA09EDD">
      <w:pPr>
        <w:pStyle w:val="Normal"/>
        <w:rPr>
          <w:ins w:author="Kelly Anthony" w:date="2025-01-05T23:41:08.574Z" w16du:dateUtc="2025-01-05T23:41:08.574Z" w:id="477660753"/>
          <w:rFonts w:cs="Calibri" w:cstheme="minorAscii"/>
          <w:b w:val="1"/>
          <w:bCs w:val="1"/>
        </w:rPr>
      </w:pPr>
    </w:p>
    <w:p w:rsidR="4F80609E" w:rsidP="710194F1" w:rsidRDefault="4F80609E" w14:paraId="76D55109" w14:textId="74A808DC">
      <w:pPr>
        <w:pStyle w:val="Normal"/>
        <w:rPr>
          <w:del w:author="Kelly Anthony" w:date="2025-01-05T23:41:15.182Z" w16du:dateUtc="2025-01-05T23:41:15.182Z" w:id="817656413"/>
          <w:rFonts w:cs="Calibri" w:cstheme="minorAscii"/>
          <w:b w:val="1"/>
          <w:bCs w:val="1"/>
        </w:rPr>
      </w:pPr>
      <w:ins w:author="Kelly Anthony" w:date="2025-01-05T23:41:11.439Z" w:id="1010767917">
        <w:r w:rsidRPr="710194F1" w:rsidR="4F80609E">
          <w:rPr>
            <w:rFonts w:cs="Calibri" w:cstheme="minorAscii"/>
            <w:b w:val="1"/>
            <w:bCs w:val="1"/>
          </w:rPr>
          <w:t>______________________</w:t>
        </w:r>
      </w:ins>
    </w:p>
    <w:p w:rsidR="710194F1" w:rsidP="710194F1" w:rsidRDefault="710194F1" w14:paraId="29DCFFC9" w14:textId="2C6FA67A">
      <w:pPr>
        <w:rPr>
          <w:del w:author="Kelly Anthony" w:date="2025-01-05T23:41:14.425Z" w16du:dateUtc="2025-01-05T23:41:14.425Z" w:id="102775202"/>
          <w:rFonts w:cs="Calibri" w:cstheme="minorAscii"/>
          <w:b w:val="1"/>
          <w:bCs w:val="1"/>
        </w:rPr>
      </w:pPr>
    </w:p>
    <w:p w:rsidR="710194F1" w:rsidP="710194F1" w:rsidRDefault="710194F1" w14:paraId="7B38C9E9" w14:textId="07E460DC">
      <w:pPr>
        <w:rPr>
          <w:ins w:author="Kelly Anthony" w:date="2025-01-05T23:41:22.969Z" w16du:dateUtc="2025-01-05T23:41:22.969Z" w:id="1258497255"/>
          <w:rFonts w:cs="Calibri" w:cstheme="minorAscii"/>
          <w:b w:val="1"/>
          <w:bCs w:val="1"/>
        </w:rPr>
      </w:pPr>
    </w:p>
    <w:p w:rsidR="710194F1" w:rsidP="710194F1" w:rsidRDefault="710194F1" w14:paraId="019A3AC2" w14:textId="3EBFB824">
      <w:pPr>
        <w:rPr>
          <w:ins w:author="Kelly Anthony" w:date="2025-01-05T23:41:23.356Z" w16du:dateUtc="2025-01-05T23:41:23.356Z" w:id="544538699"/>
          <w:rFonts w:cs="Calibri" w:cstheme="minorAscii"/>
          <w:b w:val="1"/>
          <w:bCs w:val="1"/>
        </w:rPr>
      </w:pPr>
    </w:p>
    <w:p w:rsidR="710194F1" w:rsidP="710194F1" w:rsidRDefault="710194F1" w14:paraId="6EA91EFE" w14:textId="79CC010F">
      <w:pPr>
        <w:rPr>
          <w:rFonts w:cs="Calibri" w:cstheme="minorAscii"/>
          <w:b w:val="1"/>
          <w:bCs w:val="1"/>
        </w:rPr>
      </w:pPr>
    </w:p>
    <w:p w:rsidR="0460AE8B" w:rsidP="710194F1" w:rsidRDefault="0460AE8B" w14:paraId="5DD5C1E8" w14:textId="2157A482">
      <w:pPr>
        <w:rPr>
          <w:rFonts w:cs="Calibri" w:cstheme="minorAscii"/>
          <w:b w:val="1"/>
          <w:bCs w:val="1"/>
        </w:rPr>
      </w:pPr>
      <w:r w:rsidRPr="710194F1" w:rsidR="0460AE8B">
        <w:rPr>
          <w:rFonts w:cs="Calibri" w:cstheme="minorAscii"/>
          <w:b w:val="1"/>
          <w:bCs w:val="1"/>
        </w:rPr>
        <w:t xml:space="preserve">Some comments that reflect my concerted efforts to </w:t>
      </w:r>
      <w:ins w:author="Kelly Anthony" w:date="2025-01-05T23:41:18.783Z" w:id="1118323846">
        <w:r w:rsidRPr="710194F1" w:rsidR="38082D8E">
          <w:rPr>
            <w:rFonts w:cs="Calibri" w:cstheme="minorAscii"/>
            <w:b w:val="1"/>
            <w:bCs w:val="1"/>
          </w:rPr>
          <w:t xml:space="preserve">actually </w:t>
        </w:r>
      </w:ins>
      <w:r w:rsidRPr="710194F1" w:rsidR="0460AE8B">
        <w:rPr>
          <w:rFonts w:cs="Calibri" w:cstheme="minorAscii"/>
          <w:b w:val="1"/>
          <w:bCs w:val="1"/>
        </w:rPr>
        <w:t xml:space="preserve">teach and assess critical thinking. </w:t>
      </w:r>
    </w:p>
    <w:p w:rsidR="0460AE8B" w:rsidP="710194F1" w:rsidRDefault="0460AE8B" w14:paraId="5C3FA1BC" w14:textId="6B43CF4A">
      <w:pPr>
        <w:pStyle w:val="ListParagraph"/>
        <w:numPr>
          <w:ilvl w:val="0"/>
          <w:numId w:val="25"/>
        </w:numPr>
        <w:rPr>
          <w:rFonts w:ascii="Helvetica Neue" w:hAnsi="Helvetica Neue" w:eastAsia="Helvetica Neue" w:cs="Helvetica Neue"/>
          <w:b w:val="1"/>
          <w:bCs w:val="1"/>
          <w:i w:val="0"/>
          <w:iCs w:val="0"/>
          <w:caps w:val="0"/>
          <w:smallCaps w:val="0"/>
          <w:noProof w:val="0"/>
          <w:color w:val="333333"/>
          <w:sz w:val="21"/>
          <w:szCs w:val="21"/>
          <w:lang w:val="en-US"/>
        </w:rPr>
      </w:pPr>
      <w:del w:author="Kelly Anthony" w:date="2025-01-05T23:18:46.481Z" w:id="939499780">
        <w:r w:rsidRPr="710194F1" w:rsidDel="0460AE8B">
          <w:rPr>
            <w:rFonts w:cs="Calibri" w:cstheme="minorAscii"/>
            <w:b w:val="1"/>
            <w:bCs w:val="1"/>
          </w:rPr>
          <w:delText>“</w:delText>
        </w:r>
      </w:del>
      <w:r w:rsidRPr="710194F1" w:rsidR="0460AE8B">
        <w:rPr>
          <w:rFonts w:cs="Calibri" w:cstheme="minorAscii"/>
          <w:b w:val="1"/>
          <w:bCs w:val="1"/>
        </w:rPr>
        <w:t xml:space="preserve">From 303 this term: </w:t>
      </w: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10624AB0" w:rsidP="710194F1" w:rsidRDefault="10624AB0" w14:paraId="64E0630F" w14:textId="690AF0F7">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Change w:author="Kelly Anthony" w:date="2025-01-05T22:42:14.137Z">
          <w:pPr/>
        </w:pPrChange>
      </w:pPr>
      <w:ins w:author="Kelly Anthony" w:date="2025-01-05T23:18:54.119Z" w:id="1492874621">
        <w:r w:rsidRPr="710194F1" w:rsidR="10624AB0">
          <w:rPr>
            <w:rFonts w:ascii="Helvetica Neue" w:hAnsi="Helvetica Neue" w:eastAsia="Helvetica Neue" w:cs="Helvetica Neue"/>
            <w:b w:val="0"/>
            <w:bCs w:val="0"/>
            <w:i w:val="0"/>
            <w:iCs w:val="0"/>
            <w:caps w:val="0"/>
            <w:smallCaps w:val="0"/>
            <w:noProof w:val="0"/>
            <w:color w:val="333333"/>
            <w:sz w:val="21"/>
            <w:szCs w:val="21"/>
            <w:lang w:val="en-US"/>
          </w:rPr>
          <w:t>“</w:t>
        </w:r>
      </w:ins>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the importance of assessing past work and outlining clear plans to correct any issues should evaluations/assessments go unexpectedly bad. logic models were also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really interesting</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to learn about</w:t>
      </w:r>
    </w:p>
    <w:p w:rsidR="0460AE8B" w:rsidP="710194F1" w:rsidRDefault="0460AE8B" w14:paraId="62ACB92F" w14:textId="535C8A02">
      <w:pPr>
        <w:rPr>
          <w:rFonts w:ascii="Helvetica Neue" w:hAnsi="Helvetica Neue" w:eastAsia="Helvetica Neue" w:cs="Helvetica Neue"/>
          <w:b w:val="1"/>
          <w:bCs w:val="1"/>
          <w:i w:val="0"/>
          <w:iCs w:val="0"/>
          <w:caps w:val="0"/>
          <w:smallCaps w:val="0"/>
          <w:noProof w:val="0"/>
          <w:color w:val="333333"/>
          <w:sz w:val="21"/>
          <w:szCs w:val="21"/>
          <w:lang w:val="en-US"/>
        </w:rPr>
      </w:pP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0460AE8B" w:rsidP="710194F1" w:rsidRDefault="0460AE8B" w14:paraId="0E7B16C2" w14:textId="4D3FEB38">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Change w:author="Kelly Anthony" w:date="2025-01-05T22:42:14.142Z">
          <w:pPr/>
        </w:pPrChange>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the professor's choice for interactive activities, and a heavy grading system based on group work allowed me to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actually engage</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with course concepts rather than only quizzes</w:t>
      </w:r>
    </w:p>
    <w:p w:rsidR="0460AE8B" w:rsidP="710194F1" w:rsidRDefault="0460AE8B" w14:paraId="0E1D6070" w14:textId="4DC1307A">
      <w:pPr>
        <w:rPr>
          <w:rFonts w:ascii="Helvetica Neue" w:hAnsi="Helvetica Neue" w:eastAsia="Helvetica Neue" w:cs="Helvetica Neue"/>
          <w:b w:val="1"/>
          <w:bCs w:val="1"/>
          <w:i w:val="0"/>
          <w:iCs w:val="0"/>
          <w:caps w:val="0"/>
          <w:smallCaps w:val="0"/>
          <w:noProof w:val="0"/>
          <w:color w:val="333333"/>
          <w:sz w:val="21"/>
          <w:szCs w:val="21"/>
          <w:lang w:val="en-US"/>
        </w:rPr>
      </w:pP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0460AE8B" w:rsidP="710194F1" w:rsidRDefault="0460AE8B" w14:paraId="1FF93AA2" w14:textId="61D204CB">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Change w:author="Kelly Anthony" w:date="2025-01-05T22:42:14.146Z">
          <w:pPr/>
        </w:pPrChange>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think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a big thing</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that shocked me when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came into the course was the difference of quiz style between the (wonderful) professor and other professors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im</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used to.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generally</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the quizzes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ive</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done were more about memorization, but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found it difficult to understand what exactly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should study and memorize for the quizzes in this course. nonetheless,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think this course has a superior method of provoking class engagement compared to just memorizing, so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just wish there was a greater focus in the beginning of the course not on memorizing concepts (which led to me confused a lot) but rather on engaging in class activities and speaking to the prof more. i.e., clarification that we are not supposed to memorize concepts early on would have helped me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i</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think”</w:t>
      </w:r>
    </w:p>
    <w:p w:rsidR="710194F1" w:rsidP="710194F1" w:rsidRDefault="710194F1" w14:paraId="6D52C38D" w14:textId="5C5E4B69">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1"/>
          <w:bCs w:val="1"/>
          <w:i w:val="0"/>
          <w:iCs w:val="0"/>
          <w:caps w:val="0"/>
          <w:smallCaps w:val="0"/>
          <w:noProof w:val="0"/>
          <w:color w:val="333333"/>
          <w:sz w:val="21"/>
          <w:szCs w:val="21"/>
          <w:lang w:val="en-US"/>
        </w:rPr>
      </w:pPr>
    </w:p>
    <w:p w:rsidR="0460AE8B" w:rsidP="710194F1" w:rsidRDefault="0460AE8B" w14:paraId="2D2B0F9B" w14:textId="361FBE50">
      <w:pPr>
        <w:pStyle w:val="ListParagraph"/>
        <w:numPr>
          <w:ilvl w:val="0"/>
          <w:numId w:val="25"/>
        </w:numPr>
        <w:shd w:val="clear" w:color="auto" w:fill="FFFFFF" w:themeFill="background1"/>
        <w:spacing w:before="0" w:beforeAutospacing="off" w:after="150" w:afterAutospacing="off"/>
        <w:rPr>
          <w:rFonts w:ascii="Helvetica Neue" w:hAnsi="Helvetica Neue" w:eastAsia="Helvetica Neue" w:cs="Helvetica Neue"/>
          <w:b w:val="1"/>
          <w:bCs w:val="1"/>
          <w:i w:val="0"/>
          <w:iCs w:val="0"/>
          <w:caps w:val="0"/>
          <w:smallCaps w:val="0"/>
          <w:noProof w:val="0"/>
          <w:color w:val="333333"/>
          <w:sz w:val="21"/>
          <w:szCs w:val="21"/>
          <w:lang w:val="en-US"/>
        </w:rPr>
        <w:pPrChange w:author="Kelly Anthony" w:date="2025-01-05T22:43:57.766Z">
          <w:pPr>
            <w:shd w:val="clear" w:color="auto" w:fill="FFFFFF" w:themeFill="background1"/>
            <w:spacing w:before="0" w:beforeAutospacing="off" w:after="150" w:afterAutospacing="off"/>
          </w:pPr>
        </w:pPrChange>
      </w:pP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w:t>
      </w: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most</w:t>
      </w: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 xml:space="preserve"> important thing learned:</w:t>
      </w:r>
    </w:p>
    <w:p w:rsidR="0460AE8B" w:rsidP="710194F1" w:rsidRDefault="0460AE8B" w14:paraId="58A1D647" w14:textId="6DF36BA8">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Change w:author="Kelly Anthony" w:date="2025-01-05T22:44:00.361Z">
          <w:pPr/>
        </w:pPrChange>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you</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need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evidence based</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practice and clear goals and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objectives</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when doing program evaluations. It is also important to have a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through</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understanding of the community impacted and the program, as well as having key stakeholders involved in the process.</w:t>
      </w:r>
    </w:p>
    <w:p w:rsidR="0460AE8B" w:rsidP="710194F1" w:rsidRDefault="0460AE8B" w14:paraId="7CE6744C" w14:textId="1680099D">
      <w:pPr>
        <w:pStyle w:val="ListParagraph"/>
        <w:ind w:left="720"/>
        <w:rPr>
          <w:rFonts w:ascii="Helvetica Neue" w:hAnsi="Helvetica Neue" w:eastAsia="Helvetica Neue" w:cs="Helvetica Neue"/>
          <w:b w:val="1"/>
          <w:bCs w:val="1"/>
          <w:i w:val="0"/>
          <w:iCs w:val="0"/>
          <w:caps w:val="0"/>
          <w:smallCaps w:val="0"/>
          <w:noProof w:val="0"/>
          <w:color w:val="333333"/>
          <w:sz w:val="21"/>
          <w:szCs w:val="21"/>
          <w:lang w:val="en-US"/>
        </w:rPr>
        <w:pPrChange w:author="Kelly Anthony" w:date="2025-01-05T22:44:04.21Z">
          <w:pPr/>
        </w:pPrChange>
      </w:pP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0460AE8B" w:rsidP="710194F1" w:rsidRDefault="0460AE8B" w14:paraId="20164FC6" w14:textId="2DC77010">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Change w:author="Kelly Anthony" w:date="2025-01-05T22:44:05.892Z">
          <w:pPr/>
        </w:pPrChange>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Attending the prof's lectures and office hours really helped with the content, as well as doing the readings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before hand</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and taking my time to read the content with a critical lens also helped.”</w:t>
      </w:r>
    </w:p>
    <w:p w:rsidR="710194F1" w:rsidP="710194F1" w:rsidRDefault="710194F1" w14:paraId="301F2007" w14:textId="4A395DE2">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p>
    <w:p w:rsidR="710194F1" w:rsidP="710194F1" w:rsidRDefault="710194F1" w14:paraId="1650CDCF" w14:textId="3D261AA3">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p>
    <w:p w:rsidR="0460AE8B" w:rsidP="710194F1" w:rsidRDefault="0460AE8B" w14:paraId="35460165" w14:textId="2A4E8238">
      <w:pPr>
        <w:pStyle w:val="Normal"/>
        <w:rPr>
          <w:rFonts w:ascii="Helvetica Neue" w:hAnsi="Helvetica Neue" w:eastAsia="Helvetica Neue" w:cs="Helvetica Neue"/>
          <w:b w:val="1"/>
          <w:bCs w:val="1"/>
          <w:i w:val="0"/>
          <w:iCs w:val="0"/>
          <w:caps w:val="0"/>
          <w:smallCaps w:val="0"/>
          <w:noProof w:val="0"/>
          <w:color w:val="333333"/>
          <w:sz w:val="21"/>
          <w:szCs w:val="21"/>
          <w:lang w:val="en-US"/>
        </w:rPr>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“3)</w:t>
      </w: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 xml:space="preserve"> most important thing learned:</w:t>
      </w:r>
    </w:p>
    <w:p w:rsidR="0460AE8B" w:rsidP="710194F1" w:rsidRDefault="0460AE8B" w14:paraId="73B5342E" w14:textId="05FA5737">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how to think more critically about everything around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me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kelly Anthony provided me with a framework that allows me to view the world in a much more refined and nuanced way</w:t>
      </w:r>
    </w:p>
    <w:p w:rsidR="0460AE8B" w:rsidP="710194F1" w:rsidRDefault="0460AE8B" w14:paraId="7B065243" w14:textId="643C26A2">
      <w:pPr>
        <w:rPr>
          <w:rFonts w:ascii="Helvetica Neue" w:hAnsi="Helvetica Neue" w:eastAsia="Helvetica Neue" w:cs="Helvetica Neue"/>
          <w:b w:val="1"/>
          <w:bCs w:val="1"/>
          <w:i w:val="0"/>
          <w:iCs w:val="0"/>
          <w:caps w:val="0"/>
          <w:smallCaps w:val="0"/>
          <w:noProof w:val="0"/>
          <w:color w:val="333333"/>
          <w:sz w:val="21"/>
          <w:szCs w:val="21"/>
          <w:lang w:val="en-US"/>
        </w:rPr>
      </w:pPr>
      <w:r w:rsidRPr="710194F1" w:rsidR="0460AE8B">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0460AE8B" w:rsidP="710194F1" w:rsidRDefault="0460AE8B" w14:paraId="178B14A2" w14:textId="11CDF72A">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Without Kelly Anthony as the lecturer, this course really does not have much substance to it</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however</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xml:space="preserve"> her presence in lectures is genuinely a privilege to experience as she can articulate the most mundane topics in the most intriguing and insightful ways. I always leave every class with a lesson relating to program planning and evaluation but also with the invaluable lessons I learn from Kelly herself. As an </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undergrad</w:t>
      </w:r>
      <w:r w:rsidRPr="710194F1" w:rsidR="0460AE8B">
        <w:rPr>
          <w:rFonts w:ascii="Helvetica Neue" w:hAnsi="Helvetica Neue" w:eastAsia="Helvetica Neue" w:cs="Helvetica Neue"/>
          <w:b w:val="0"/>
          <w:bCs w:val="0"/>
          <w:i w:val="0"/>
          <w:iCs w:val="0"/>
          <w:caps w:val="0"/>
          <w:smallCaps w:val="0"/>
          <w:noProof w:val="0"/>
          <w:color w:val="333333"/>
          <w:sz w:val="21"/>
          <w:szCs w:val="21"/>
          <w:lang w:val="en-US"/>
        </w:rPr>
        <w:t>, I feel so privileged to have people like Kelly as my professor, the wisdom and experience she offers to her students is simply incredible in the truest sense of the word.”</w:t>
      </w:r>
    </w:p>
    <w:p w:rsidR="710194F1" w:rsidP="710194F1" w:rsidRDefault="710194F1" w14:paraId="576130FD" w14:textId="658B452F">
      <w:pPr>
        <w:shd w:val="clear" w:color="auto" w:fill="FFFFFF" w:themeFill="background1"/>
        <w:spacing w:before="0" w:beforeAutospacing="off" w:after="150" w:afterAutospacing="off"/>
        <w:rPr>
          <w:rFonts w:ascii="Helvetica Neue" w:hAnsi="Helvetica Neue" w:eastAsia="Helvetica Neue" w:cs="Helvetica Neue"/>
          <w:b w:val="1"/>
          <w:bCs w:val="1"/>
          <w:i w:val="0"/>
          <w:iCs w:val="0"/>
          <w:caps w:val="0"/>
          <w:smallCaps w:val="0"/>
          <w:noProof w:val="0"/>
          <w:color w:val="333333"/>
          <w:sz w:val="21"/>
          <w:szCs w:val="21"/>
          <w:u w:val="single"/>
          <w:lang w:val="en-US"/>
        </w:rPr>
      </w:pPr>
    </w:p>
    <w:p w:rsidR="41EEC129" w:rsidP="710194F1" w:rsidRDefault="41EEC129" w14:paraId="47309E28" w14:textId="09967AC4">
      <w:pPr>
        <w:shd w:val="clear" w:color="auto" w:fill="FFFFFF" w:themeFill="background1"/>
        <w:spacing w:before="0" w:beforeAutospacing="off" w:after="150" w:afterAutospacing="off"/>
        <w:rPr>
          <w:rFonts w:ascii="Helvetica Neue" w:hAnsi="Helvetica Neue" w:eastAsia="Helvetica Neue" w:cs="Helvetica Neue"/>
          <w:b w:val="1"/>
          <w:bCs w:val="1"/>
          <w:i w:val="0"/>
          <w:iCs w:val="0"/>
          <w:caps w:val="0"/>
          <w:smallCaps w:val="0"/>
          <w:noProof w:val="0"/>
          <w:color w:val="333333"/>
          <w:sz w:val="21"/>
          <w:szCs w:val="21"/>
          <w:u w:val="single"/>
          <w:lang w:val="en-US"/>
        </w:rPr>
      </w:pPr>
      <w:r w:rsidRPr="710194F1" w:rsidR="41EEC129">
        <w:rPr>
          <w:rFonts w:ascii="Helvetica Neue" w:hAnsi="Helvetica Neue" w:eastAsia="Helvetica Neue" w:cs="Helvetica Neue"/>
          <w:b w:val="1"/>
          <w:bCs w:val="1"/>
          <w:i w:val="0"/>
          <w:iCs w:val="0"/>
          <w:caps w:val="0"/>
          <w:smallCaps w:val="0"/>
          <w:noProof w:val="0"/>
          <w:color w:val="333333"/>
          <w:sz w:val="21"/>
          <w:szCs w:val="21"/>
          <w:u w:val="single"/>
          <w:lang w:val="en-US"/>
        </w:rPr>
        <w:t>HLTH 303 F 2024 (50% response rate)</w:t>
      </w: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03AA18D1">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2600556F" w14:textId="2E3E0B57">
            <w:pPr>
              <w:shd w:val="clear" w:color="auto" w:fill="FFFFFF" w:themeFill="background1"/>
              <w:spacing w:before="0" w:beforeAutospacing="off" w:after="0" w:afterAutospacing="off"/>
              <w:jc w:val="center"/>
              <w:rPr>
                <w:b w:val="1"/>
                <w:bCs w:val="1"/>
                <w:color w:val="31708F"/>
              </w:rPr>
            </w:pPr>
            <w:r w:rsidRPr="710194F1" w:rsidR="710194F1">
              <w:rPr>
                <w:b w:val="1"/>
                <w:bCs w:val="1"/>
              </w:rPr>
              <w:t>learning outcomes</w:t>
            </w:r>
            <w:r w:rsidR="710194F1">
              <w:rPr/>
              <w:t xml:space="preserve"> received an average score of </w:t>
            </w:r>
            <w:r w:rsidRPr="710194F1" w:rsidR="710194F1">
              <w:rPr>
                <w:b w:val="1"/>
                <w:bCs w:val="1"/>
                <w:color w:val="31708F"/>
              </w:rPr>
              <w:t>4.1</w:t>
            </w:r>
          </w:p>
        </w:tc>
      </w:tr>
      <w:tr w:rsidR="710194F1" w:rsidTr="710194F1" w14:paraId="5B6053A0">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64DCFDAC" w14:textId="21966A94">
            <w:pPr>
              <w:shd w:val="clear" w:color="auto" w:fill="FFFFFF" w:themeFill="background1"/>
              <w:spacing w:before="0" w:beforeAutospacing="off" w:after="0" w:afterAutospacing="off"/>
              <w:jc w:val="center"/>
              <w:rPr>
                <w:b w:val="1"/>
                <w:bCs w:val="1"/>
                <w:color w:val="31708F"/>
              </w:rPr>
            </w:pPr>
            <w:r w:rsidRPr="710194F1" w:rsidR="710194F1">
              <w:rPr>
                <w:b w:val="1"/>
                <w:bCs w:val="1"/>
              </w:rPr>
              <w:t>graded work</w:t>
            </w:r>
            <w:r w:rsidR="710194F1">
              <w:rPr/>
              <w:t xml:space="preserve"> received an average score of </w:t>
            </w:r>
            <w:r w:rsidRPr="710194F1" w:rsidR="710194F1">
              <w:rPr>
                <w:b w:val="1"/>
                <w:bCs w:val="1"/>
                <w:color w:val="31708F"/>
              </w:rPr>
              <w:t>4.0</w:t>
            </w:r>
          </w:p>
        </w:tc>
      </w:tr>
      <w:tr w:rsidR="710194F1" w:rsidTr="710194F1" w14:paraId="2304A4F8">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279BD024" w14:textId="0F45C855">
            <w:pPr>
              <w:shd w:val="clear" w:color="auto" w:fill="FFFFFF" w:themeFill="background1"/>
              <w:spacing w:before="0" w:beforeAutospacing="off" w:after="0" w:afterAutospacing="off"/>
              <w:jc w:val="center"/>
              <w:rPr>
                <w:b w:val="1"/>
                <w:bCs w:val="1"/>
                <w:color w:val="31708F"/>
              </w:rPr>
            </w:pPr>
            <w:r w:rsidRPr="710194F1" w:rsidR="710194F1">
              <w:rPr>
                <w:b w:val="1"/>
                <w:bCs w:val="1"/>
              </w:rPr>
              <w:t>outcomes assessed</w:t>
            </w:r>
            <w:r w:rsidR="710194F1">
              <w:rPr/>
              <w:t xml:space="preserve"> received an average score of </w:t>
            </w:r>
            <w:r w:rsidRPr="710194F1" w:rsidR="710194F1">
              <w:rPr>
                <w:b w:val="1"/>
                <w:bCs w:val="1"/>
                <w:color w:val="31708F"/>
              </w:rPr>
              <w:t>4.1</w:t>
            </w:r>
          </w:p>
        </w:tc>
      </w:tr>
    </w:tbl>
    <w:p w:rsidR="710194F1" w:rsidP="710194F1" w:rsidRDefault="710194F1" w14:paraId="1F35A7AC" w14:textId="475D7A40">
      <w:pPr>
        <w:pStyle w:val="Heading3"/>
        <w:pBdr>
          <w:top w:val="single" w:color="DDDDDD" w:sz="6" w:space="6"/>
          <w:left w:val="single" w:color="DDDDDD" w:sz="6" w:space="6"/>
          <w:right w:val="single" w:color="DDDDDD" w:sz="6" w:space="4"/>
        </w:pBdr>
        <w:shd w:val="clear" w:color="auto" w:fill="FFFFFF" w:themeFill="background1"/>
        <w:spacing w:before="300" w:beforeAutospacing="off" w:after="0" w:afterAutospacing="off"/>
        <w:jc w:val="center"/>
        <w:rPr>
          <w:rFonts w:ascii="Helvetica Neue" w:hAnsi="Helvetica Neue" w:eastAsia="Helvetica Neue" w:cs="Helvetica Neue"/>
          <w:b w:val="0"/>
          <w:bCs w:val="0"/>
          <w:i w:val="0"/>
          <w:iCs w:val="0"/>
          <w:caps w:val="0"/>
          <w:smallCaps w:val="0"/>
          <w:noProof w:val="0"/>
          <w:color w:val="333333"/>
          <w:sz w:val="36"/>
          <w:szCs w:val="36"/>
          <w:lang w:val="en-US"/>
        </w:rPr>
      </w:pP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32F8BFFC">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73445CAE" w14:textId="3233DA0C">
            <w:pPr>
              <w:shd w:val="clear" w:color="auto" w:fill="FFFFFF" w:themeFill="background1"/>
              <w:spacing w:before="0" w:beforeAutospacing="off" w:after="0" w:afterAutospacing="off"/>
              <w:jc w:val="center"/>
              <w:rPr>
                <w:b w:val="1"/>
                <w:bCs w:val="1"/>
                <w:color w:val="31708F"/>
              </w:rPr>
            </w:pPr>
            <w:r w:rsidRPr="710194F1" w:rsidR="710194F1">
              <w:rPr>
                <w:b w:val="1"/>
                <w:bCs w:val="1"/>
              </w:rPr>
              <w:t>course concepts</w:t>
            </w:r>
            <w:r w:rsidR="710194F1">
              <w:rPr/>
              <w:t xml:space="preserve"> received an average score of </w:t>
            </w:r>
            <w:r w:rsidRPr="710194F1" w:rsidR="710194F1">
              <w:rPr>
                <w:b w:val="1"/>
                <w:bCs w:val="1"/>
                <w:color w:val="31708F"/>
              </w:rPr>
              <w:t>4.2</w:t>
            </w:r>
          </w:p>
        </w:tc>
      </w:tr>
      <w:tr w:rsidR="710194F1" w:rsidTr="710194F1" w14:paraId="5AA29177">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49CD922A" w14:textId="2534C302">
            <w:pPr>
              <w:shd w:val="clear" w:color="auto" w:fill="FFFFFF" w:themeFill="background1"/>
              <w:spacing w:before="0" w:beforeAutospacing="off" w:after="0" w:afterAutospacing="off"/>
              <w:jc w:val="center"/>
              <w:rPr>
                <w:b w:val="1"/>
                <w:bCs w:val="1"/>
                <w:color w:val="31708F"/>
              </w:rPr>
            </w:pPr>
            <w:r w:rsidRPr="710194F1" w:rsidR="710194F1">
              <w:rPr>
                <w:b w:val="1"/>
                <w:bCs w:val="1"/>
              </w:rPr>
              <w:t>supportive environment</w:t>
            </w:r>
            <w:r w:rsidR="710194F1">
              <w:rPr/>
              <w:t xml:space="preserve"> received an average score of </w:t>
            </w:r>
            <w:r w:rsidRPr="710194F1" w:rsidR="710194F1">
              <w:rPr>
                <w:b w:val="1"/>
                <w:bCs w:val="1"/>
                <w:color w:val="31708F"/>
              </w:rPr>
              <w:t>4.7</w:t>
            </w:r>
          </w:p>
        </w:tc>
      </w:tr>
      <w:tr w:rsidR="710194F1" w:rsidTr="710194F1" w14:paraId="304913B0">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3386F4F7" w14:textId="6A7EFA47">
            <w:pPr>
              <w:shd w:val="clear" w:color="auto" w:fill="FFFFFF" w:themeFill="background1"/>
              <w:spacing w:before="0" w:beforeAutospacing="off" w:after="0" w:afterAutospacing="off"/>
              <w:jc w:val="center"/>
              <w:rPr>
                <w:b w:val="1"/>
                <w:bCs w:val="1"/>
                <w:color w:val="31708F"/>
              </w:rPr>
            </w:pPr>
            <w:r w:rsidRPr="710194F1" w:rsidR="710194F1">
              <w:rPr>
                <w:b w:val="1"/>
                <w:bCs w:val="1"/>
              </w:rPr>
              <w:t>interest</w:t>
            </w:r>
            <w:r w:rsidR="710194F1">
              <w:rPr/>
              <w:t xml:space="preserve"> received an average score of </w:t>
            </w:r>
            <w:r w:rsidRPr="710194F1" w:rsidR="710194F1">
              <w:rPr>
                <w:b w:val="1"/>
                <w:bCs w:val="1"/>
                <w:color w:val="31708F"/>
              </w:rPr>
              <w:t>4.2</w:t>
            </w:r>
          </w:p>
        </w:tc>
      </w:tr>
    </w:tbl>
    <w:p w:rsidR="710194F1" w:rsidP="710194F1" w:rsidRDefault="710194F1" w14:paraId="7B7D2063" w14:textId="1CDA0715">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p>
    <w:p w:rsidR="710194F1" w:rsidP="710194F1" w:rsidRDefault="710194F1" w14:paraId="1BFB3BD4" w14:textId="367E8B01">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u w:val="single"/>
          <w:lang w:val="en-US"/>
        </w:rPr>
      </w:pPr>
    </w:p>
    <w:p w:rsidR="425E4454" w:rsidP="710194F1" w:rsidRDefault="425E4454" w14:paraId="3611A873" w14:textId="7E4B1744">
      <w:pPr>
        <w:rPr>
          <w:rFonts w:cs="Calibri" w:cstheme="minorAscii"/>
          <w:b w:val="1"/>
          <w:bCs w:val="1"/>
          <w:u w:val="single"/>
        </w:rPr>
      </w:pPr>
      <w:r w:rsidRPr="710194F1" w:rsidR="425E4454">
        <w:rPr>
          <w:rFonts w:cs="Calibri" w:cstheme="minorAscii"/>
          <w:b w:val="1"/>
          <w:bCs w:val="1"/>
          <w:u w:val="single"/>
        </w:rPr>
        <w:t>HLTH 448. Fall 2024</w:t>
      </w:r>
      <w:r w:rsidRPr="710194F1" w:rsidR="229110AD">
        <w:rPr>
          <w:rFonts w:cs="Calibri" w:cstheme="minorAscii"/>
          <w:b w:val="1"/>
          <w:bCs w:val="1"/>
          <w:u w:val="single"/>
        </w:rPr>
        <w:t xml:space="preserve"> (68% response rate)</w:t>
      </w:r>
    </w:p>
    <w:p w:rsidR="710194F1" w:rsidP="710194F1" w:rsidRDefault="710194F1" w14:paraId="3A2C50F9" w14:textId="21BADFDC">
      <w:pPr>
        <w:rPr>
          <w:rFonts w:cs="Calibri" w:cstheme="minorAscii"/>
          <w:b w:val="1"/>
          <w:bCs w:val="1"/>
        </w:rPr>
      </w:pP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03C14972">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11EE9D7B" w14:textId="408FF29F">
            <w:pPr>
              <w:shd w:val="clear" w:color="auto" w:fill="FFFFFF" w:themeFill="background1"/>
              <w:spacing w:before="0" w:beforeAutospacing="off" w:after="0" w:afterAutospacing="off"/>
              <w:jc w:val="center"/>
              <w:rPr>
                <w:b w:val="1"/>
                <w:bCs w:val="1"/>
                <w:color w:val="31708F"/>
              </w:rPr>
            </w:pPr>
            <w:r w:rsidRPr="710194F1" w:rsidR="710194F1">
              <w:rPr>
                <w:b w:val="1"/>
                <w:bCs w:val="1"/>
              </w:rPr>
              <w:t>learning outcomes</w:t>
            </w:r>
            <w:r w:rsidR="710194F1">
              <w:rPr/>
              <w:t xml:space="preserve"> received an average score of </w:t>
            </w:r>
            <w:r w:rsidRPr="710194F1" w:rsidR="710194F1">
              <w:rPr>
                <w:b w:val="1"/>
                <w:bCs w:val="1"/>
                <w:color w:val="31708F"/>
              </w:rPr>
              <w:t>4.8</w:t>
            </w:r>
          </w:p>
        </w:tc>
      </w:tr>
      <w:tr w:rsidR="710194F1" w:rsidTr="710194F1" w14:paraId="0A26B0E9">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17192BBF" w14:textId="77829B9A">
            <w:pPr>
              <w:shd w:val="clear" w:color="auto" w:fill="FFFFFF" w:themeFill="background1"/>
              <w:spacing w:before="0" w:beforeAutospacing="off" w:after="0" w:afterAutospacing="off"/>
              <w:jc w:val="center"/>
              <w:rPr>
                <w:b w:val="1"/>
                <w:bCs w:val="1"/>
                <w:color w:val="31708F"/>
              </w:rPr>
            </w:pPr>
            <w:r w:rsidRPr="710194F1" w:rsidR="710194F1">
              <w:rPr>
                <w:b w:val="1"/>
                <w:bCs w:val="1"/>
              </w:rPr>
              <w:t>graded work</w:t>
            </w:r>
            <w:r w:rsidR="710194F1">
              <w:rPr/>
              <w:t xml:space="preserve"> received an average score of </w:t>
            </w:r>
            <w:r w:rsidRPr="710194F1" w:rsidR="710194F1">
              <w:rPr>
                <w:b w:val="1"/>
                <w:bCs w:val="1"/>
                <w:color w:val="31708F"/>
              </w:rPr>
              <w:t>4.7</w:t>
            </w:r>
          </w:p>
        </w:tc>
      </w:tr>
      <w:tr w:rsidR="710194F1" w:rsidTr="710194F1" w14:paraId="0BC44C05">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01D83701" w14:textId="2DB63DB6">
            <w:pPr>
              <w:shd w:val="clear" w:color="auto" w:fill="FFFFFF" w:themeFill="background1"/>
              <w:spacing w:before="0" w:beforeAutospacing="off" w:after="0" w:afterAutospacing="off"/>
              <w:jc w:val="center"/>
              <w:rPr>
                <w:b w:val="1"/>
                <w:bCs w:val="1"/>
                <w:color w:val="31708F"/>
              </w:rPr>
            </w:pPr>
            <w:r w:rsidRPr="710194F1" w:rsidR="710194F1">
              <w:rPr>
                <w:b w:val="1"/>
                <w:bCs w:val="1"/>
              </w:rPr>
              <w:t>outcomes assessed</w:t>
            </w:r>
            <w:r w:rsidR="710194F1">
              <w:rPr/>
              <w:t xml:space="preserve"> received an average score of </w:t>
            </w:r>
            <w:r w:rsidRPr="710194F1" w:rsidR="710194F1">
              <w:rPr>
                <w:b w:val="1"/>
                <w:bCs w:val="1"/>
                <w:color w:val="31708F"/>
              </w:rPr>
              <w:t>4.9</w:t>
            </w:r>
          </w:p>
        </w:tc>
      </w:tr>
    </w:tbl>
    <w:p w:rsidR="710194F1" w:rsidP="710194F1" w:rsidRDefault="710194F1" w14:paraId="709ECF4E" w14:textId="716B97B7">
      <w:pPr>
        <w:pStyle w:val="Heading3"/>
        <w:pBdr>
          <w:top w:val="single" w:color="DDDDDD" w:sz="6" w:space="6"/>
          <w:left w:val="single" w:color="DDDDDD" w:sz="6" w:space="6"/>
          <w:right w:val="single" w:color="DDDDDD" w:sz="6" w:space="4"/>
        </w:pBdr>
        <w:shd w:val="clear" w:color="auto" w:fill="FFFFFF" w:themeFill="background1"/>
        <w:spacing w:before="300" w:beforeAutospacing="off" w:after="0" w:afterAutospacing="off"/>
        <w:jc w:val="center"/>
        <w:rPr>
          <w:rFonts w:ascii="Helvetica Neue" w:hAnsi="Helvetica Neue" w:eastAsia="Helvetica Neue" w:cs="Helvetica Neue"/>
          <w:b w:val="0"/>
          <w:bCs w:val="0"/>
          <w:i w:val="0"/>
          <w:iCs w:val="0"/>
          <w:caps w:val="0"/>
          <w:smallCaps w:val="0"/>
          <w:noProof w:val="0"/>
          <w:color w:val="333333"/>
          <w:sz w:val="36"/>
          <w:szCs w:val="36"/>
          <w:lang w:val="en-US"/>
        </w:rPr>
      </w:pP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4345DFBB">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2E9EAD8D" w14:textId="24220D0E">
            <w:pPr>
              <w:shd w:val="clear" w:color="auto" w:fill="FFFFFF" w:themeFill="background1"/>
              <w:spacing w:before="0" w:beforeAutospacing="off" w:after="0" w:afterAutospacing="off"/>
              <w:jc w:val="center"/>
              <w:rPr>
                <w:b w:val="1"/>
                <w:bCs w:val="1"/>
                <w:color w:val="31708F"/>
              </w:rPr>
            </w:pPr>
            <w:r w:rsidRPr="710194F1" w:rsidR="710194F1">
              <w:rPr>
                <w:b w:val="1"/>
                <w:bCs w:val="1"/>
              </w:rPr>
              <w:t>course concepts</w:t>
            </w:r>
            <w:r w:rsidR="710194F1">
              <w:rPr/>
              <w:t xml:space="preserve"> received an average score of </w:t>
            </w:r>
            <w:r w:rsidRPr="710194F1" w:rsidR="710194F1">
              <w:rPr>
                <w:b w:val="1"/>
                <w:bCs w:val="1"/>
                <w:color w:val="31708F"/>
              </w:rPr>
              <w:t>5</w:t>
            </w:r>
          </w:p>
        </w:tc>
      </w:tr>
      <w:tr w:rsidR="710194F1" w:rsidTr="710194F1" w14:paraId="665938D9">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009D8EB4" w14:textId="2FAC920B">
            <w:pPr>
              <w:shd w:val="clear" w:color="auto" w:fill="FFFFFF" w:themeFill="background1"/>
              <w:spacing w:before="0" w:beforeAutospacing="off" w:after="0" w:afterAutospacing="off"/>
              <w:jc w:val="center"/>
              <w:rPr>
                <w:b w:val="1"/>
                <w:bCs w:val="1"/>
                <w:color w:val="31708F"/>
              </w:rPr>
            </w:pPr>
            <w:r w:rsidRPr="710194F1" w:rsidR="710194F1">
              <w:rPr>
                <w:b w:val="1"/>
                <w:bCs w:val="1"/>
              </w:rPr>
              <w:t>supportive environment</w:t>
            </w:r>
            <w:r w:rsidR="710194F1">
              <w:rPr/>
              <w:t xml:space="preserve"> received an average score of </w:t>
            </w:r>
            <w:r w:rsidRPr="710194F1" w:rsidR="710194F1">
              <w:rPr>
                <w:b w:val="1"/>
                <w:bCs w:val="1"/>
                <w:color w:val="31708F"/>
              </w:rPr>
              <w:t>4.9</w:t>
            </w:r>
          </w:p>
        </w:tc>
      </w:tr>
      <w:tr w:rsidR="710194F1" w:rsidTr="710194F1" w14:paraId="35C9FE22">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47834650" w14:textId="762D0BD4">
            <w:pPr>
              <w:shd w:val="clear" w:color="auto" w:fill="FFFFFF" w:themeFill="background1"/>
              <w:spacing w:before="0" w:beforeAutospacing="off" w:after="0" w:afterAutospacing="off"/>
              <w:jc w:val="center"/>
              <w:rPr>
                <w:b w:val="1"/>
                <w:bCs w:val="1"/>
                <w:color w:val="31708F"/>
              </w:rPr>
            </w:pPr>
            <w:r w:rsidRPr="710194F1" w:rsidR="710194F1">
              <w:rPr>
                <w:b w:val="1"/>
                <w:bCs w:val="1"/>
              </w:rPr>
              <w:t>interest</w:t>
            </w:r>
            <w:r w:rsidR="710194F1">
              <w:rPr/>
              <w:t xml:space="preserve"> received an average score of </w:t>
            </w:r>
            <w:r w:rsidRPr="710194F1" w:rsidR="710194F1">
              <w:rPr>
                <w:b w:val="1"/>
                <w:bCs w:val="1"/>
                <w:color w:val="31708F"/>
              </w:rPr>
              <w:t>4.9</w:t>
            </w:r>
          </w:p>
        </w:tc>
      </w:tr>
    </w:tbl>
    <w:p w:rsidR="710194F1" w:rsidP="710194F1" w:rsidRDefault="710194F1" w14:paraId="083FC8B2" w14:textId="0FA131B7">
      <w:pPr>
        <w:rPr>
          <w:rFonts w:cs="Calibri" w:cstheme="minorAscii"/>
          <w:b w:val="1"/>
          <w:bCs w:val="1"/>
        </w:rPr>
      </w:pPr>
    </w:p>
    <w:p w:rsidR="20056554" w:rsidP="710194F1" w:rsidRDefault="20056554" w14:paraId="7230B56E" w14:textId="44B812BB">
      <w:pPr>
        <w:rPr>
          <w:rFonts w:cs="Calibri" w:cstheme="minorAscii"/>
          <w:b w:val="1"/>
          <w:bCs w:val="1"/>
          <w:u w:val="single"/>
          <w:rPrChange w:author="Kelly Anthony" w:date="2025-01-05T23:43:09.95Z" w:id="1727269495">
            <w:rPr>
              <w:rFonts w:cs="Calibri" w:cstheme="minorAscii"/>
              <w:b w:val="0"/>
              <w:bCs w:val="0"/>
            </w:rPr>
          </w:rPrChange>
        </w:rPr>
      </w:pPr>
      <w:r w:rsidRPr="710194F1" w:rsidR="20056554">
        <w:rPr>
          <w:rFonts w:cs="Calibri" w:cstheme="minorAscii"/>
          <w:b w:val="1"/>
          <w:bCs w:val="1"/>
          <w:u w:val="single"/>
        </w:rPr>
        <w:t>Comments from 448 F 2024</w:t>
      </w:r>
    </w:p>
    <w:p w:rsidR="710194F1" w:rsidP="710194F1" w:rsidRDefault="710194F1" w14:paraId="0E76305A" w14:textId="7B09067D">
      <w:pPr>
        <w:rPr>
          <w:rFonts w:cs="Calibri" w:cstheme="minorAscii"/>
          <w:b w:val="1"/>
          <w:bCs w:val="1"/>
        </w:rPr>
      </w:pPr>
    </w:p>
    <w:p w:rsidR="20056554" w:rsidP="710194F1" w:rsidRDefault="20056554" w14:paraId="454F1B09" w14:textId="6B8DEA0A">
      <w:pPr>
        <w:pStyle w:val="ListParagraph"/>
        <w:numPr>
          <w:ilvl w:val="0"/>
          <w:numId w:val="26"/>
        </w:numPr>
        <w:rPr>
          <w:rFonts w:ascii="Helvetica Neue" w:hAnsi="Helvetica Neue" w:eastAsia="Helvetica Neue" w:cs="Helvetica Neue"/>
          <w:b w:val="1"/>
          <w:bCs w:val="1"/>
          <w:i w:val="0"/>
          <w:iCs w:val="0"/>
          <w:caps w:val="0"/>
          <w:smallCaps w:val="0"/>
          <w:noProof w:val="0"/>
          <w:color w:val="333333"/>
          <w:sz w:val="21"/>
          <w:szCs w:val="21"/>
          <w:lang w:val="en-US"/>
        </w:rPr>
      </w:pPr>
      <w:r w:rsidRPr="710194F1" w:rsidR="20056554">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20056554" w:rsidP="710194F1" w:rsidRDefault="20056554" w14:paraId="703FAE7C" w14:textId="7BC0D6BA">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 xml:space="preserve">This course was the most interesting and informative course that I have taken during my entire degree. Going to actual sites and organizations in the community was unbelievably valuable to my understanding of SDH. This course gave us the opportunity to talk directly to the actual people </w:t>
      </w: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impacted</w:t>
      </w: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 xml:space="preserve"> by SDH and community programs, and it showed us the real-life impact of the programs and policies that we will be working towards. The experiences and perspectives this course gave me were so fundamentally impactful, that honestly, I think this course, or similar courses where we can go in-person to community sites, should be integrated into our degrees in the Health faculty and it should be mandatory for everyone in our program to experience this as part of our degree at UW.</w:t>
      </w:r>
    </w:p>
    <w:p w:rsidR="20056554" w:rsidP="710194F1" w:rsidRDefault="20056554" w14:paraId="5A637A9E" w14:textId="6F9E8211">
      <w:pPr>
        <w:pStyle w:val="ListParagraph"/>
        <w:ind w:left="720"/>
        <w:rPr>
          <w:rFonts w:ascii="Helvetica Neue" w:hAnsi="Helvetica Neue" w:eastAsia="Helvetica Neue" w:cs="Helvetica Neue"/>
          <w:b w:val="1"/>
          <w:bCs w:val="1"/>
          <w:i w:val="0"/>
          <w:iCs w:val="0"/>
          <w:caps w:val="0"/>
          <w:smallCaps w:val="0"/>
          <w:noProof w:val="0"/>
          <w:color w:val="333333"/>
          <w:sz w:val="21"/>
          <w:szCs w:val="21"/>
          <w:lang w:val="en-US"/>
        </w:rPr>
      </w:pPr>
      <w:r w:rsidRPr="710194F1" w:rsidR="20056554">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20056554" w:rsidP="710194F1" w:rsidRDefault="20056554" w14:paraId="71114AEF" w14:textId="0B49BCBF">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 xml:space="preserve">As I said above, by far the most invaluable thing about this course was the in-person site visits. </w:t>
      </w: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As well</w:t>
      </w: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 I would say that our class discussions and debriefs afterwards further enhanced our learning by allowing us to hear the different perspectives and opinions of our classmates.</w:t>
      </w:r>
    </w:p>
    <w:p w:rsidR="20056554" w:rsidP="710194F1" w:rsidRDefault="20056554" w14:paraId="0FA1C37C" w14:textId="20416894">
      <w:pPr>
        <w:pStyle w:val="ListParagraph"/>
        <w:ind w:left="720"/>
        <w:rPr>
          <w:rFonts w:ascii="Helvetica Neue" w:hAnsi="Helvetica Neue" w:eastAsia="Helvetica Neue" w:cs="Helvetica Neue"/>
          <w:b w:val="1"/>
          <w:bCs w:val="1"/>
          <w:i w:val="0"/>
          <w:iCs w:val="0"/>
          <w:caps w:val="0"/>
          <w:smallCaps w:val="0"/>
          <w:noProof w:val="0"/>
          <w:color w:val="333333"/>
          <w:sz w:val="21"/>
          <w:szCs w:val="21"/>
          <w:lang w:val="en-US"/>
        </w:rPr>
      </w:pPr>
      <w:r w:rsidRPr="710194F1" w:rsidR="20056554">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20056554" w:rsidP="710194F1" w:rsidRDefault="20056554" w14:paraId="544F8807" w14:textId="00C42764">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r w:rsidRPr="710194F1" w:rsidR="20056554">
        <w:rPr>
          <w:rFonts w:ascii="Helvetica Neue" w:hAnsi="Helvetica Neue" w:eastAsia="Helvetica Neue" w:cs="Helvetica Neue"/>
          <w:b w:val="0"/>
          <w:bCs w:val="0"/>
          <w:i w:val="0"/>
          <w:iCs w:val="0"/>
          <w:caps w:val="0"/>
          <w:smallCaps w:val="0"/>
          <w:noProof w:val="0"/>
          <w:color w:val="333333"/>
          <w:sz w:val="21"/>
          <w:szCs w:val="21"/>
          <w:lang w:val="en-US"/>
        </w:rPr>
        <w:t>Again, the only thing I can suggest for this course is that it should keep running after Dr. A retires, and that our faculty should find a way to have everyone in the health programs take this course, with in-person site visits to see the community programs that enact change and to that meet the people who are actually impacted by the programs and policies that we often learn about.</w:t>
      </w:r>
    </w:p>
    <w:p w:rsidR="710194F1" w:rsidP="710194F1" w:rsidRDefault="710194F1" w14:paraId="72E1D530" w14:textId="4B6F13A1">
      <w:pPr>
        <w:pStyle w:val="ListParagraph"/>
        <w:shd w:val="clear" w:color="auto" w:fill="FFFFFF" w:themeFill="background1"/>
        <w:spacing w:before="0" w:beforeAutospacing="off" w:after="150" w:afterAutospacing="off"/>
        <w:ind w:left="720"/>
        <w:rPr>
          <w:rFonts w:cs="Calibri" w:cstheme="minorAscii"/>
          <w:b w:val="1"/>
          <w:bCs w:val="1"/>
        </w:rPr>
      </w:pPr>
    </w:p>
    <w:p w:rsidR="710194F1" w:rsidP="710194F1" w:rsidRDefault="710194F1" w14:paraId="3E1192A8" w14:textId="47A7B9A4">
      <w:pPr>
        <w:pStyle w:val="ListParagraph"/>
        <w:shd w:val="clear" w:color="auto" w:fill="FFFFFF" w:themeFill="background1"/>
        <w:spacing w:before="0" w:beforeAutospacing="off" w:after="150" w:afterAutospacing="off"/>
        <w:ind w:left="720"/>
        <w:rPr>
          <w:rFonts w:cs="Calibri" w:cstheme="minorAscii"/>
          <w:b w:val="1"/>
          <w:bCs w:val="1"/>
        </w:rPr>
      </w:pPr>
    </w:p>
    <w:p w:rsidR="710194F1" w:rsidP="710194F1" w:rsidRDefault="710194F1" w14:paraId="26456B69" w14:textId="65531C1C">
      <w:pPr>
        <w:pStyle w:val="ListParagraph"/>
        <w:shd w:val="clear" w:color="auto" w:fill="FFFFFF" w:themeFill="background1"/>
        <w:spacing w:before="0" w:beforeAutospacing="off" w:after="150" w:afterAutospacing="off"/>
        <w:ind w:left="720"/>
        <w:rPr>
          <w:rFonts w:ascii="Helvetica Neue" w:hAnsi="Helvetica Neue" w:eastAsia="Helvetica Neue" w:cs="Helvetica Neue"/>
          <w:b w:val="0"/>
          <w:bCs w:val="0"/>
          <w:i w:val="0"/>
          <w:iCs w:val="0"/>
          <w:caps w:val="0"/>
          <w:smallCaps w:val="0"/>
          <w:noProof w:val="0"/>
          <w:color w:val="333333"/>
          <w:sz w:val="21"/>
          <w:szCs w:val="21"/>
          <w:lang w:val="en-US"/>
        </w:rPr>
      </w:pPr>
      <w:r w:rsidRPr="710194F1" w:rsidR="710194F1">
        <w:rPr>
          <w:rFonts w:cs="Calibri" w:cstheme="minorAscii"/>
          <w:b w:val="1"/>
          <w:bCs w:val="1"/>
        </w:rPr>
        <w:t>2)</w:t>
      </w:r>
      <w:r w:rsidRPr="710194F1" w:rsidR="31ABA18C">
        <w:rPr>
          <w:rFonts w:ascii="Helvetica Neue" w:hAnsi="Helvetica Neue" w:eastAsia="Helvetica Neue" w:cs="Helvetica Neue"/>
          <w:b w:val="1"/>
          <w:bCs w:val="1"/>
          <w:i w:val="0"/>
          <w:iCs w:val="0"/>
          <w:caps w:val="0"/>
          <w:smallCaps w:val="0"/>
          <w:noProof w:val="0"/>
          <w:color w:val="333333"/>
          <w:sz w:val="21"/>
          <w:szCs w:val="21"/>
          <w:lang w:val="en-US"/>
        </w:rPr>
        <w:t xml:space="preserve"> most important thing learned:</w:t>
      </w:r>
    </w:p>
    <w:p w:rsidR="31ABA18C" w:rsidP="710194F1" w:rsidRDefault="31ABA18C" w14:paraId="5B8F95C3" w14:textId="785D5C9D">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I learned the importance of being open minded and challenging what I think, always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seeking for</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opportunities to learn from people with different perspectives,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experiences</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and knowledge. This class put me face to face with the social determinants of health and provided experiences and lessons that I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wouldn't</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have obtained through other courses. Anyone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pursing</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a career in public health or healthcare should take this course, as it really shows you firsthand what the social determinants are and what people/organizations are doing to understand and overcome them.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It's</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critical to have a good foundation in this area, as it can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impact</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health at both upstream and downstream levels, informing policies, services, education and more. Even though I had learned about the social determinants of health in classrooms before, the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real life</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experiences gained from this course deepened my understanding more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than</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imagined.</w:t>
      </w:r>
    </w:p>
    <w:p w:rsidR="31ABA18C" w:rsidRDefault="31ABA18C" w14:paraId="53A7B446" w14:textId="1556B76A">
      <w:r w:rsidRPr="710194F1" w:rsidR="31ABA18C">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31ABA18C" w:rsidP="710194F1" w:rsidRDefault="31ABA18C" w14:paraId="1F3D1453" w14:textId="781FA87F">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How interactive and reflective it was. The community outings were exciting and novel, allowing me to meet people and see things that I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wouldn't</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have been able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to</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on my own. Being able to reflect on these experiences and combine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it</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with what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I've</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learned throughout my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undergrad</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classes provided a holistic understanding of the social determinants of health. The instructor encouraged us to step out of our comfort zones and think critically, creating a space that welcomed divergent thinking. </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The way it was structured really encouraged me to be present and involved; instead of relying on heavy notetaking or memorizing everything that was said like in other classes, I really just tried to listen and reflect.</w:t>
      </w: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 xml:space="preserve"> This made what I learned feel more meaningful.</w:t>
      </w:r>
    </w:p>
    <w:p w:rsidR="31ABA18C" w:rsidP="710194F1" w:rsidRDefault="31ABA18C" w14:paraId="197CFA66" w14:textId="41E16FF7">
      <w:pPr>
        <w:rPr>
          <w:rFonts w:ascii="Helvetica Neue" w:hAnsi="Helvetica Neue" w:eastAsia="Helvetica Neue" w:cs="Helvetica Neue"/>
          <w:b w:val="1"/>
          <w:bCs w:val="1"/>
          <w:i w:val="0"/>
          <w:iCs w:val="0"/>
          <w:caps w:val="0"/>
          <w:smallCaps w:val="0"/>
          <w:noProof w:val="0"/>
          <w:color w:val="333333"/>
          <w:sz w:val="21"/>
          <w:szCs w:val="21"/>
          <w:lang w:val="en-US"/>
        </w:rPr>
      </w:pPr>
      <w:r w:rsidRPr="710194F1" w:rsidR="31ABA18C">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31ABA18C" w:rsidP="710194F1" w:rsidRDefault="31ABA18C" w14:paraId="5737D563" w14:textId="5304E71F">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31ABA18C">
        <w:rPr>
          <w:rFonts w:ascii="Helvetica Neue" w:hAnsi="Helvetica Neue" w:eastAsia="Helvetica Neue" w:cs="Helvetica Neue"/>
          <w:b w:val="0"/>
          <w:bCs w:val="0"/>
          <w:i w:val="0"/>
          <w:iCs w:val="0"/>
          <w:caps w:val="0"/>
          <w:smallCaps w:val="0"/>
          <w:noProof w:val="0"/>
          <w:color w:val="333333"/>
          <w:sz w:val="21"/>
          <w:szCs w:val="21"/>
          <w:lang w:val="en-US"/>
        </w:rPr>
        <w:t>None!</w:t>
      </w:r>
    </w:p>
    <w:p w:rsidR="710194F1" w:rsidP="710194F1" w:rsidRDefault="710194F1" w14:paraId="63C36F0B" w14:textId="24531A1B">
      <w:pPr>
        <w:pStyle w:val="Normal"/>
        <w:rPr>
          <w:rFonts w:cs="Calibri" w:cstheme="minorAscii"/>
          <w:b w:val="1"/>
          <w:bCs w:val="1"/>
        </w:rPr>
      </w:pPr>
    </w:p>
    <w:p w:rsidR="710194F1" w:rsidP="710194F1" w:rsidRDefault="710194F1" w14:paraId="269EBE48" w14:textId="7C967D27">
      <w:pPr>
        <w:pStyle w:val="Normal"/>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710194F1">
        <w:rPr>
          <w:rFonts w:cs="Calibri" w:cstheme="minorAscii"/>
          <w:b w:val="1"/>
          <w:bCs w:val="1"/>
        </w:rPr>
        <w:t>3)</w:t>
      </w: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 xml:space="preserve"> most important thing learned:</w:t>
      </w:r>
    </w:p>
    <w:p w:rsidR="60BB21A6" w:rsidP="710194F1" w:rsidRDefault="60BB21A6" w14:paraId="1806721D" w14:textId="06F01C9E">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The importance of perspective and putting yourself in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others</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shoes. Not being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judgemental</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and assessing how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ones</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social determinants shaped them to be who they are today.</w:t>
      </w:r>
    </w:p>
    <w:p w:rsidR="60BB21A6" w:rsidP="710194F1" w:rsidRDefault="60BB21A6" w14:paraId="5D2A56FE" w14:textId="1CD65C0B">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60BB21A6" w:rsidP="710194F1" w:rsidRDefault="60BB21A6" w14:paraId="5D64D54D" w14:textId="26C14726">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The weekly field trips in the KW community</w:t>
      </w:r>
    </w:p>
    <w:p w:rsidR="60BB21A6" w:rsidP="710194F1" w:rsidRDefault="60BB21A6" w14:paraId="520DF763" w14:textId="6471CBF4">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60BB21A6" w:rsidP="710194F1" w:rsidRDefault="60BB21A6" w14:paraId="3F80AF76" w14:textId="74923185">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Nothing it was my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favourite</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course taken in my whole undergraduate career thus far :)</w:t>
      </w:r>
    </w:p>
    <w:p w:rsidR="60BB21A6" w:rsidP="710194F1" w:rsidRDefault="60BB21A6" w14:paraId="707E4503" w14:textId="07214D31">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60BB21A6">
        <w:rPr>
          <w:rFonts w:ascii="Helvetica Neue" w:hAnsi="Helvetica Neue" w:eastAsia="Helvetica Neue" w:cs="Helvetica Neue"/>
          <w:b w:val="0"/>
          <w:bCs w:val="0"/>
          <w:i w:val="0"/>
          <w:iCs w:val="0"/>
          <w:caps w:val="0"/>
          <w:smallCaps w:val="0"/>
          <w:noProof w:val="0"/>
          <w:color w:val="333333"/>
          <w:sz w:val="17"/>
          <w:szCs w:val="17"/>
          <w:lang w:val="en-US"/>
        </w:rPr>
        <w:t xml:space="preserve">Response ID 1297339 | Submitted Nov. 20, 2024, 5:06 p.m. </w:t>
      </w:r>
      <w:r w:rsidRPr="710194F1" w:rsidR="60BB21A6">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710194F1" w:rsidP="710194F1" w:rsidRDefault="710194F1" w14:paraId="7968D6FF" w14:textId="6AF3AB6A">
      <w:pPr>
        <w:pStyle w:val="Normal"/>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710194F1">
        <w:rPr>
          <w:rFonts w:ascii="Helvetica Neue" w:hAnsi="Helvetica Neue" w:eastAsia="Helvetica Neue" w:cs="Helvetica Neue"/>
          <w:b w:val="1"/>
          <w:bCs w:val="1"/>
          <w:i w:val="0"/>
          <w:iCs w:val="0"/>
          <w:caps w:val="0"/>
          <w:smallCaps w:val="0"/>
          <w:noProof w:val="0"/>
          <w:color w:val="333333"/>
          <w:sz w:val="21"/>
          <w:szCs w:val="21"/>
          <w:lang w:val="en-US"/>
        </w:rPr>
        <w:t xml:space="preserve">4) </w:t>
      </w: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60BB21A6" w:rsidP="710194F1" w:rsidRDefault="60BB21A6" w14:paraId="4906A185" w14:textId="7616D682">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I learned the importance of the broken systems we have. I enjoyed learning how to deal with these different situations and how to interact with different people who may be less fortunate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then</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me</w:t>
      </w:r>
    </w:p>
    <w:p w:rsidR="60BB21A6" w:rsidP="710194F1" w:rsidRDefault="60BB21A6" w14:paraId="01245A28" w14:textId="43538E37">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60BB21A6" w:rsidP="710194F1" w:rsidRDefault="60BB21A6" w14:paraId="5D1B349F" w14:textId="26850A77">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Going on different field trips and actually being able to observe different situations.</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I also really enjoyed talking to different people who have gone through those situations as well as </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hear</w:t>
      </w: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 xml:space="preserve"> multiple different stories.</w:t>
      </w:r>
    </w:p>
    <w:p w:rsidR="60BB21A6" w:rsidP="710194F1" w:rsidRDefault="60BB21A6" w14:paraId="40AFC047" w14:textId="1FAD0FB6">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60BB21A6">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60BB21A6" w:rsidP="710194F1" w:rsidRDefault="60BB21A6" w14:paraId="6BBDD858" w14:textId="11C17E61">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60BB21A6">
        <w:rPr>
          <w:rFonts w:ascii="Helvetica Neue" w:hAnsi="Helvetica Neue" w:eastAsia="Helvetica Neue" w:cs="Helvetica Neue"/>
          <w:b w:val="0"/>
          <w:bCs w:val="0"/>
          <w:i w:val="0"/>
          <w:iCs w:val="0"/>
          <w:caps w:val="0"/>
          <w:smallCaps w:val="0"/>
          <w:noProof w:val="0"/>
          <w:color w:val="333333"/>
          <w:sz w:val="21"/>
          <w:szCs w:val="21"/>
          <w:lang w:val="en-US"/>
        </w:rPr>
        <w:t>No changes this was an amazing course</w:t>
      </w:r>
    </w:p>
    <w:p w:rsidR="1338FF55" w:rsidP="710194F1" w:rsidRDefault="1338FF55" w14:paraId="123733A3" w14:textId="4F3D7045">
      <w:pPr>
        <w:pStyle w:val="Normal"/>
        <w:rPr>
          <w:del w:author="Kelly Anthony" w:date="2025-01-05T23:42:12.769Z" w16du:dateUtc="2025-01-05T23:42:12.769Z" w:id="1781783613"/>
          <w:rFonts w:cs="Calibri" w:cstheme="minorAscii"/>
          <w:b w:val="1"/>
          <w:bCs w:val="1"/>
        </w:rPr>
      </w:pPr>
      <w:r w:rsidRPr="710194F1" w:rsidR="1338FF55">
        <w:rPr>
          <w:rFonts w:cs="Calibri" w:cstheme="minorAscii"/>
          <w:b w:val="1"/>
          <w:bCs w:val="1"/>
        </w:rPr>
        <w:t xml:space="preserve"> </w:t>
      </w:r>
    </w:p>
    <w:p w:rsidR="710194F1" w:rsidP="710194F1" w:rsidRDefault="710194F1" w14:paraId="4BE47C7E" w14:textId="3B313529">
      <w:pPr>
        <w:rPr>
          <w:rFonts w:cs="Calibri" w:cstheme="minorAscii"/>
          <w:b w:val="1"/>
          <w:bCs w:val="1"/>
        </w:rPr>
      </w:pPr>
    </w:p>
    <w:p w:rsidR="572A5B1A" w:rsidP="710194F1" w:rsidRDefault="572A5B1A" w14:paraId="3884A818" w14:textId="29D9C7D5">
      <w:pPr>
        <w:rPr>
          <w:del w:author="Kelly Anthony" w:date="2025-01-05T23:42:09.101Z" w16du:dateUtc="2025-01-05T23:42:09.101Z" w:id="539319176"/>
          <w:rFonts w:cs="Calibri" w:cstheme="minorAscii"/>
          <w:b w:val="1"/>
          <w:bCs w:val="1"/>
          <w:u w:val="single"/>
        </w:rPr>
      </w:pPr>
      <w:r w:rsidRPr="710194F1" w:rsidR="572A5B1A">
        <w:rPr>
          <w:rFonts w:cs="Calibri" w:cstheme="minorAscii"/>
          <w:b w:val="1"/>
          <w:bCs w:val="1"/>
          <w:u w:val="single"/>
        </w:rPr>
        <w:t>PHS 638 S 2024</w:t>
      </w:r>
      <w:r w:rsidRPr="710194F1" w:rsidR="60C54215">
        <w:rPr>
          <w:rFonts w:cs="Calibri" w:cstheme="minorAscii"/>
          <w:b w:val="1"/>
          <w:bCs w:val="1"/>
          <w:u w:val="single"/>
        </w:rPr>
        <w:t xml:space="preserve"> (88% response)  </w:t>
      </w:r>
      <w:del w:author="Kelly Anthony" w:date="2025-01-05T23:42:09.928Z" w:id="1188665038">
        <w:r w:rsidRPr="710194F1" w:rsidDel="60C54215">
          <w:rPr>
            <w:rFonts w:cs="Calibri" w:cstheme="minorAscii"/>
            <w:b w:val="1"/>
            <w:bCs w:val="1"/>
            <w:u w:val="single"/>
          </w:rPr>
          <w:delText xml:space="preserve"> </w:delText>
        </w:r>
      </w:del>
    </w:p>
    <w:p w:rsidR="710194F1" w:rsidP="710194F1" w:rsidRDefault="710194F1" w14:paraId="56C272AB" w14:textId="6C5FC060">
      <w:pPr>
        <w:rPr>
          <w:rFonts w:cs="Calibri" w:cstheme="minorAscii"/>
          <w:b w:val="1"/>
          <w:bCs w:val="1"/>
        </w:rPr>
      </w:pP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738B517A">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09563557" w14:textId="1AB50480">
            <w:pPr>
              <w:shd w:val="clear" w:color="auto" w:fill="FFFFFF" w:themeFill="background1"/>
              <w:spacing w:before="0" w:beforeAutospacing="off" w:after="0" w:afterAutospacing="off"/>
              <w:jc w:val="center"/>
              <w:rPr>
                <w:b w:val="1"/>
                <w:bCs w:val="1"/>
                <w:color w:val="31708F"/>
              </w:rPr>
            </w:pPr>
            <w:r w:rsidRPr="710194F1" w:rsidR="710194F1">
              <w:rPr>
                <w:b w:val="1"/>
                <w:bCs w:val="1"/>
              </w:rPr>
              <w:t>learning outcomes</w:t>
            </w:r>
            <w:r w:rsidR="710194F1">
              <w:rPr/>
              <w:t xml:space="preserve"> received an average score of </w:t>
            </w:r>
            <w:r w:rsidRPr="710194F1" w:rsidR="710194F1">
              <w:rPr>
                <w:b w:val="1"/>
                <w:bCs w:val="1"/>
                <w:color w:val="31708F"/>
              </w:rPr>
              <w:t>4.7</w:t>
            </w:r>
          </w:p>
        </w:tc>
      </w:tr>
      <w:tr w:rsidR="710194F1" w:rsidTr="710194F1" w14:paraId="754A9C06">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5D9749D0" w14:textId="007D0ABE">
            <w:pPr>
              <w:shd w:val="clear" w:color="auto" w:fill="FFFFFF" w:themeFill="background1"/>
              <w:spacing w:before="0" w:beforeAutospacing="off" w:after="0" w:afterAutospacing="off"/>
              <w:jc w:val="center"/>
              <w:rPr>
                <w:b w:val="1"/>
                <w:bCs w:val="1"/>
                <w:color w:val="31708F"/>
              </w:rPr>
            </w:pPr>
            <w:r w:rsidRPr="710194F1" w:rsidR="710194F1">
              <w:rPr>
                <w:b w:val="1"/>
                <w:bCs w:val="1"/>
              </w:rPr>
              <w:t>graded work</w:t>
            </w:r>
            <w:r w:rsidR="710194F1">
              <w:rPr/>
              <w:t xml:space="preserve"> received an average score of </w:t>
            </w:r>
            <w:r w:rsidRPr="710194F1" w:rsidR="710194F1">
              <w:rPr>
                <w:b w:val="1"/>
                <w:bCs w:val="1"/>
                <w:color w:val="31708F"/>
              </w:rPr>
              <w:t>4.5</w:t>
            </w:r>
          </w:p>
        </w:tc>
      </w:tr>
      <w:tr w:rsidR="710194F1" w:rsidTr="710194F1" w14:paraId="0B6A0D1C">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671008EC" w14:textId="3E96890D">
            <w:pPr>
              <w:shd w:val="clear" w:color="auto" w:fill="FFFFFF" w:themeFill="background1"/>
              <w:spacing w:before="0" w:beforeAutospacing="off" w:after="0" w:afterAutospacing="off"/>
              <w:jc w:val="center"/>
              <w:rPr>
                <w:b w:val="1"/>
                <w:bCs w:val="1"/>
                <w:color w:val="31708F"/>
              </w:rPr>
            </w:pPr>
            <w:r w:rsidRPr="710194F1" w:rsidR="710194F1">
              <w:rPr>
                <w:b w:val="1"/>
                <w:bCs w:val="1"/>
              </w:rPr>
              <w:t>outcomes assessed</w:t>
            </w:r>
            <w:r w:rsidR="710194F1">
              <w:rPr/>
              <w:t xml:space="preserve"> received an average score of </w:t>
            </w:r>
            <w:r w:rsidRPr="710194F1" w:rsidR="710194F1">
              <w:rPr>
                <w:b w:val="1"/>
                <w:bCs w:val="1"/>
                <w:color w:val="31708F"/>
              </w:rPr>
              <w:t>4.6</w:t>
            </w:r>
          </w:p>
        </w:tc>
      </w:tr>
    </w:tbl>
    <w:p w:rsidR="710194F1" w:rsidP="710194F1" w:rsidRDefault="710194F1" w14:paraId="6FB393FF" w14:textId="64812B18">
      <w:pPr>
        <w:pStyle w:val="Heading3"/>
        <w:pBdr>
          <w:top w:val="single" w:color="DDDDDD" w:sz="6" w:space="6"/>
          <w:left w:val="single" w:color="DDDDDD" w:sz="6" w:space="6"/>
          <w:right w:val="single" w:color="DDDDDD" w:sz="6" w:space="4"/>
        </w:pBdr>
        <w:shd w:val="clear" w:color="auto" w:fill="FFFFFF" w:themeFill="background1"/>
        <w:spacing w:before="300" w:beforeAutospacing="off" w:after="0" w:afterAutospacing="off"/>
        <w:jc w:val="center"/>
        <w:rPr>
          <w:rFonts w:ascii="Helvetica Neue" w:hAnsi="Helvetica Neue" w:eastAsia="Helvetica Neue" w:cs="Helvetica Neue"/>
          <w:b w:val="0"/>
          <w:bCs w:val="0"/>
          <w:i w:val="0"/>
          <w:iCs w:val="0"/>
          <w:caps w:val="0"/>
          <w:smallCaps w:val="0"/>
          <w:noProof w:val="0"/>
          <w:color w:val="333333"/>
          <w:sz w:val="36"/>
          <w:szCs w:val="36"/>
          <w:lang w:val="en-US"/>
        </w:rPr>
      </w:pPr>
    </w:p>
    <w:tbl>
      <w:tblPr>
        <w:tblStyle w:val="TableNormal"/>
        <w:tblW w:w="0" w:type="auto"/>
        <w:tblBorders>
          <w:top w:val="single" w:color="DDDDDD" w:sz="6"/>
          <w:left w:val="single" w:color="DDDDDD" w:sz="6"/>
          <w:bottom w:val="single" w:color="DDDDDD" w:sz="6"/>
          <w:right w:val="single" w:color="DDDDDD" w:sz="6"/>
        </w:tblBorders>
        <w:tblLayout w:type="fixed"/>
        <w:tblLook w:val="06A0" w:firstRow="1" w:lastRow="0" w:firstColumn="1" w:lastColumn="0" w:noHBand="1" w:noVBand="1"/>
      </w:tblPr>
      <w:tblGrid>
        <w:gridCol w:w="5415"/>
      </w:tblGrid>
      <w:tr w:rsidR="710194F1" w:rsidTr="710194F1" w14:paraId="113907D9">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2DDE44ED" w14:textId="65388CAF">
            <w:pPr>
              <w:shd w:val="clear" w:color="auto" w:fill="FFFFFF" w:themeFill="background1"/>
              <w:spacing w:before="0" w:beforeAutospacing="off" w:after="0" w:afterAutospacing="off"/>
              <w:jc w:val="center"/>
              <w:rPr>
                <w:b w:val="1"/>
                <w:bCs w:val="1"/>
                <w:color w:val="31708F"/>
              </w:rPr>
            </w:pPr>
            <w:r w:rsidRPr="710194F1" w:rsidR="710194F1">
              <w:rPr>
                <w:b w:val="1"/>
                <w:bCs w:val="1"/>
              </w:rPr>
              <w:t>course concepts</w:t>
            </w:r>
            <w:r w:rsidR="710194F1">
              <w:rPr/>
              <w:t xml:space="preserve"> received an average score of </w:t>
            </w:r>
            <w:r w:rsidRPr="710194F1" w:rsidR="710194F1">
              <w:rPr>
                <w:b w:val="1"/>
                <w:bCs w:val="1"/>
                <w:color w:val="31708F"/>
              </w:rPr>
              <w:t>4.9</w:t>
            </w:r>
          </w:p>
        </w:tc>
      </w:tr>
      <w:tr w:rsidR="710194F1" w:rsidTr="710194F1" w14:paraId="216317A0">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272CD572" w14:textId="50B175E9">
            <w:pPr>
              <w:shd w:val="clear" w:color="auto" w:fill="FFFFFF" w:themeFill="background1"/>
              <w:spacing w:before="0" w:beforeAutospacing="off" w:after="0" w:afterAutospacing="off"/>
              <w:jc w:val="center"/>
              <w:rPr>
                <w:b w:val="1"/>
                <w:bCs w:val="1"/>
                <w:color w:val="31708F"/>
              </w:rPr>
            </w:pPr>
            <w:r w:rsidRPr="710194F1" w:rsidR="710194F1">
              <w:rPr>
                <w:b w:val="1"/>
                <w:bCs w:val="1"/>
              </w:rPr>
              <w:t>supportive environment</w:t>
            </w:r>
            <w:r w:rsidR="710194F1">
              <w:rPr/>
              <w:t xml:space="preserve"> received an average score of </w:t>
            </w:r>
            <w:r w:rsidRPr="710194F1" w:rsidR="710194F1">
              <w:rPr>
                <w:b w:val="1"/>
                <w:bCs w:val="1"/>
                <w:color w:val="31708F"/>
              </w:rPr>
              <w:t>4.9</w:t>
            </w:r>
          </w:p>
        </w:tc>
      </w:tr>
      <w:tr w:rsidR="710194F1" w:rsidTr="710194F1" w14:paraId="6E4178BC">
        <w:trPr>
          <w:trHeight w:val="300"/>
        </w:trPr>
        <w:tc>
          <w:tcPr>
            <w:tcW w:w="5415"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top"/>
          </w:tcPr>
          <w:p w:rsidR="710194F1" w:rsidP="710194F1" w:rsidRDefault="710194F1" w14:paraId="6C73A826" w14:textId="47C8F1EA">
            <w:pPr>
              <w:shd w:val="clear" w:color="auto" w:fill="FFFFFF" w:themeFill="background1"/>
              <w:spacing w:before="0" w:beforeAutospacing="off" w:after="0" w:afterAutospacing="off"/>
              <w:jc w:val="center"/>
              <w:rPr>
                <w:b w:val="1"/>
                <w:bCs w:val="1"/>
                <w:color w:val="31708F"/>
              </w:rPr>
            </w:pPr>
            <w:r w:rsidRPr="710194F1" w:rsidR="710194F1">
              <w:rPr>
                <w:b w:val="1"/>
                <w:bCs w:val="1"/>
              </w:rPr>
              <w:t>interest</w:t>
            </w:r>
            <w:r w:rsidR="710194F1">
              <w:rPr/>
              <w:t xml:space="preserve"> received an average score of </w:t>
            </w:r>
            <w:r w:rsidRPr="710194F1" w:rsidR="710194F1">
              <w:rPr>
                <w:b w:val="1"/>
                <w:bCs w:val="1"/>
                <w:color w:val="31708F"/>
              </w:rPr>
              <w:t>4.9</w:t>
            </w:r>
          </w:p>
        </w:tc>
      </w:tr>
    </w:tbl>
    <w:p w:rsidR="710194F1" w:rsidP="710194F1" w:rsidRDefault="710194F1" w14:paraId="0FAFBAF9" w14:textId="6A88BF7A">
      <w:pPr>
        <w:rPr>
          <w:rFonts w:cs="Calibri" w:cstheme="minorAscii"/>
          <w:b w:val="1"/>
          <w:bCs w:val="1"/>
        </w:rPr>
      </w:pPr>
    </w:p>
    <w:p w:rsidR="4BCD8D7D" w:rsidP="710194F1" w:rsidRDefault="4BCD8D7D" w14:paraId="27FAFAB5" w14:textId="264F3879">
      <w:pPr>
        <w:rPr>
          <w:rFonts w:cs="Calibri" w:cstheme="minorAscii"/>
          <w:b w:val="1"/>
          <w:bCs w:val="1"/>
          <w:u w:val="single"/>
        </w:rPr>
      </w:pPr>
      <w:r w:rsidRPr="710194F1" w:rsidR="4BCD8D7D">
        <w:rPr>
          <w:rFonts w:cs="Calibri" w:cstheme="minorAscii"/>
          <w:b w:val="1"/>
          <w:bCs w:val="1"/>
          <w:u w:val="single"/>
        </w:rPr>
        <w:t>Comments from 638 S 2024</w:t>
      </w:r>
    </w:p>
    <w:p w:rsidR="710194F1" w:rsidP="710194F1" w:rsidRDefault="710194F1" w14:paraId="0949B16D" w14:textId="440B91BB">
      <w:pPr>
        <w:rPr>
          <w:rFonts w:cs="Calibri" w:cstheme="minorAscii"/>
          <w:b w:val="1"/>
          <w:bCs w:val="1"/>
        </w:rPr>
      </w:pPr>
    </w:p>
    <w:p w:rsidR="4BCD8D7D" w:rsidP="710194F1" w:rsidRDefault="4BCD8D7D" w14:paraId="59B2BC5D" w14:textId="2CAA75BA">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1285468 | Submitted July 25, 2024, 10:54 p.m.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2457DF07" w14:textId="7F7139BC">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7CEF367F" w14:textId="0189C931">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Everything! There were perspectives on topics I was not familiar with every week. This course took current problems rather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then</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just theories and textbook reading to actually deliver material that was not only interesting but unlike most courses, was actually relevant.</w:t>
      </w:r>
    </w:p>
    <w:p w:rsidR="4BCD8D7D" w:rsidP="710194F1" w:rsidRDefault="4BCD8D7D" w14:paraId="411638C8" w14:textId="3D3C97CC">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2BB973BC" w14:textId="072DE107">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My background and interest in political science.</w:t>
      </w:r>
    </w:p>
    <w:p w:rsidR="4BCD8D7D" w:rsidP="710194F1" w:rsidRDefault="4BCD8D7D" w14:paraId="1A967616" w14:textId="2C6D9AF2">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2BCEDC8A" w14:textId="1B191C3A">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N/A</w:t>
      </w:r>
    </w:p>
    <w:p w:rsidR="4BCD8D7D" w:rsidP="710194F1" w:rsidRDefault="4BCD8D7D" w14:paraId="4828B115" w14:textId="3B226F88">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1289254 | Submitted July 29, 2024, 1:50 a.m.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41394DD9" w14:textId="6F64DAC3">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7E23000D" w14:textId="238193B4">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Multipronged approach to social justice</w:t>
      </w:r>
    </w:p>
    <w:p w:rsidR="4BCD8D7D" w:rsidP="710194F1" w:rsidRDefault="4BCD8D7D" w14:paraId="3A5EADF9" w14:textId="61699941">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735579D9" w14:textId="699AC8EA">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Discussion board with other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studnets</w:t>
      </w:r>
    </w:p>
    <w:p w:rsidR="4BCD8D7D" w:rsidP="710194F1" w:rsidRDefault="4BCD8D7D" w14:paraId="1A523C7F" w14:textId="4C5D86BB">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7B2BB8F9" w14:textId="230AD66B">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more organized</w:t>
      </w:r>
    </w:p>
    <w:p w:rsidR="4BCD8D7D" w:rsidP="710194F1" w:rsidRDefault="4BCD8D7D" w14:paraId="5E1EB227" w14:textId="080D11D5">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1290769 | Submitted July 29, 2024, 8:16 p.m.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1D90F86A" w14:textId="2F021594">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2BA348F7" w14:textId="0971541A">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Despite a world of grey in matters of health and social justice, resources are limited, audiences and society diverse, and so concrete and unideal solutions may come to be. Long-term, "upstream" solutions may often be more favorable, but short-term solutions may be selected depending on the circumstance (such as extent of crisis/ demand, or political weather). A useful tool to come to just conclusions given the complexities of justice is Rawls's Veil.</w:t>
      </w:r>
    </w:p>
    <w:p w:rsidR="4BCD8D7D" w:rsidP="710194F1" w:rsidRDefault="4BCD8D7D" w14:paraId="79EB038B" w14:textId="72FD6929">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41A474D5" w14:textId="7940243A">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Course readings, discussions.</w:t>
      </w:r>
    </w:p>
    <w:p w:rsidR="4BCD8D7D" w:rsidP="710194F1" w:rsidRDefault="4BCD8D7D" w14:paraId="35A2E93C" w14:textId="15A2B545">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023D92C9" w14:textId="19E41A52">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Include/ announce learning outcomes for each week that link to a broader list of learning outcomes in the course.</w:t>
      </w:r>
    </w:p>
    <w:p w:rsidR="4BCD8D7D" w:rsidP="710194F1" w:rsidRDefault="4BCD8D7D" w14:paraId="074077A1" w14:textId="4FDDAAEE">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1288974 | Submitted July 28, 2024, 4:58 p.m.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48272F8B" w14:textId="3BAC792A">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7E511DE4" w14:textId="04755583">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Understanding the many contributors to social justice and the difficulty AND importance of addressing issues.</w:t>
      </w:r>
    </w:p>
    <w:p w:rsidR="4BCD8D7D" w:rsidP="710194F1" w:rsidRDefault="4BCD8D7D" w14:paraId="1BA700C4" w14:textId="79EFA5FD">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7BBAC1BC" w14:textId="2C082951">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Instructor involvement in discussions for Devil's Advocate and provocative thinking</w:t>
      </w:r>
    </w:p>
    <w:p w:rsidR="4BCD8D7D" w:rsidP="710194F1" w:rsidRDefault="4BCD8D7D" w14:paraId="3F78286A" w14:textId="5FBD43D4">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43A80D90" w14:textId="735DE124">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None - this course was wonderfully done.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Might</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be nice to have some on-camera office hours for the class to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drop-in</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for discussions, but certainly not necessary as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prof</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was very engaged on discussion boards.</w:t>
      </w:r>
    </w:p>
    <w:p w:rsidR="4BCD8D7D" w:rsidP="710194F1" w:rsidRDefault="4BCD8D7D" w14:paraId="237B8E5A" w14:textId="1523F9A3">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1285565 | Submitted July 26, 2024, 8:54 a.m.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413550DA" w14:textId="68B78A02">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4F815980" w14:textId="2B4D82E0">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How to chat with others about major social issues in a respectful way.</w:t>
      </w:r>
    </w:p>
    <w:p w:rsidR="4BCD8D7D" w:rsidP="710194F1" w:rsidRDefault="4BCD8D7D" w14:paraId="31690984" w14:textId="4C0E380F">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Had I taken this course during my undergraduate studies, I would have reacted differently to some comments. Dr.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A</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encouraged us to respect differing opinions while also allowing us to express ourselves openly. This approach has not only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benefited</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me in this course but has also positively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impact</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my personal life, helping me respond to and think differently about people with opinions that are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polar opposite</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to my own.</w:t>
      </w:r>
    </w:p>
    <w:p w:rsidR="4BCD8D7D" w:rsidP="710194F1" w:rsidRDefault="4BCD8D7D" w14:paraId="007A7C1B" w14:textId="1D11A01B">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2E7F8BFB" w14:textId="5F64F3C4">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I think Dr. A did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a great job</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with how the discussion in this course was structured. In other classes I have taken, the discussions were not as meaningful and engaging as they were in this course. It was great to be able to openly chat with and learn from my peers about various social justice issues.</w:t>
      </w:r>
    </w:p>
    <w:p w:rsidR="4BCD8D7D" w:rsidP="710194F1" w:rsidRDefault="4BCD8D7D" w14:paraId="78315B2D" w14:textId="2167F335">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7AFB1C61" w14:textId="29560B5C">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 thought this course was really great overall.</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But a couple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ideas</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that could be taken into consideration would be:</w:t>
      </w:r>
    </w:p>
    <w:p w:rsidR="4BCD8D7D" w:rsidP="710194F1" w:rsidRDefault="4BCD8D7D" w14:paraId="410E0904" w14:textId="418531F3">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1) Conduct a poll at the start of the semester on topics that folks would like to cover throughout the course (I liked all the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topics</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but this is just an idea).</w:t>
      </w:r>
    </w:p>
    <w:p w:rsidR="4BCD8D7D" w:rsidP="710194F1" w:rsidRDefault="4BCD8D7D" w14:paraId="25F3176F" w14:textId="312F8163">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2) Have some leniency for missing one or two weeks of discussions/quizzes. A lot of folks in the class are working part/full time and it is also the summer, so building something into the syllabus that if they miss one or two weeks it can be dropped from their mark.</w:t>
      </w:r>
    </w:p>
    <w:p w:rsidR="4BCD8D7D" w:rsidP="710194F1" w:rsidRDefault="4BCD8D7D" w14:paraId="7704D6EE" w14:textId="1C7B211E">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49E53264" w14:textId="2E2DD9DC">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Think critically and examine issues from different perspectives. Even things that seem black and white rarely are.</w:t>
      </w:r>
    </w:p>
    <w:p w:rsidR="4BCD8D7D" w:rsidP="710194F1" w:rsidRDefault="4BCD8D7D" w14:paraId="3C969FDC" w14:textId="5CA3008C">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71714705" w14:textId="5E766341">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The supportive nature Dr. A. created for having conversations about difficult or sensitive topics. My views were consistently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challenged</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and I learned so much from my instructor and peers.</w:t>
      </w:r>
    </w:p>
    <w:p w:rsidR="4BCD8D7D" w:rsidP="710194F1" w:rsidRDefault="4BCD8D7D" w14:paraId="5AD28AD0" w14:textId="2E4C72A3">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6CE5023C" w14:textId="7648BFF5">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None. This was the most enjoyable course I have taken in my whole program.</w:t>
      </w:r>
    </w:p>
    <w:p w:rsidR="4BCD8D7D" w:rsidP="710194F1" w:rsidRDefault="4BCD8D7D" w14:paraId="2B7EFE6F" w14:textId="35F62C34">
      <w:pPr>
        <w:shd w:val="clear" w:color="auto" w:fill="DDDDDD"/>
        <w:spacing w:before="0" w:beforeAutospacing="off" w:after="0" w:afterAutospacing="off"/>
        <w:jc w:val="center"/>
        <w:rPr>
          <w:rFonts w:ascii="Helvetica Neue" w:hAnsi="Helvetica Neue" w:eastAsia="Helvetica Neue" w:cs="Helvetica Neue"/>
          <w:b w:val="0"/>
          <w:bCs w:val="0"/>
          <w:i w:val="0"/>
          <w:iCs w:val="0"/>
          <w:caps w:val="0"/>
          <w:smallCaps w:val="0"/>
          <w:noProof w:val="0"/>
          <w:color w:val="31708F"/>
          <w:sz w:val="17"/>
          <w:szCs w:val="17"/>
          <w:lang w:val="en-US"/>
        </w:rPr>
      </w:pPr>
      <w:r w:rsidRPr="710194F1" w:rsidR="4BCD8D7D">
        <w:rPr>
          <w:rFonts w:ascii="Helvetica Neue" w:hAnsi="Helvetica Neue" w:eastAsia="Helvetica Neue" w:cs="Helvetica Neue"/>
          <w:b w:val="0"/>
          <w:bCs w:val="0"/>
          <w:i w:val="0"/>
          <w:iCs w:val="0"/>
          <w:caps w:val="0"/>
          <w:smallCaps w:val="0"/>
          <w:noProof w:val="0"/>
          <w:color w:val="333333"/>
          <w:sz w:val="17"/>
          <w:szCs w:val="17"/>
          <w:lang w:val="en-US"/>
        </w:rPr>
        <w:t xml:space="preserve">Response ID 1286054 | Submitted July 26, 2024, 9:55 a.m. </w:t>
      </w:r>
      <w:r w:rsidRPr="710194F1" w:rsidR="4BCD8D7D">
        <w:rPr>
          <w:rFonts w:ascii="Helvetica Neue" w:hAnsi="Helvetica Neue" w:eastAsia="Helvetica Neue" w:cs="Helvetica Neue"/>
          <w:b w:val="0"/>
          <w:bCs w:val="0"/>
          <w:i w:val="0"/>
          <w:iCs w:val="0"/>
          <w:caps w:val="0"/>
          <w:smallCaps w:val="0"/>
          <w:noProof w:val="0"/>
          <w:color w:val="31708F"/>
          <w:sz w:val="17"/>
          <w:szCs w:val="17"/>
          <w:lang w:val="en-US"/>
        </w:rPr>
        <w:t>(view full response)</w:t>
      </w:r>
    </w:p>
    <w:p w:rsidR="4BCD8D7D" w:rsidP="710194F1" w:rsidRDefault="4BCD8D7D" w14:paraId="331838E2" w14:textId="4010D45E">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most important thing learned:</w:t>
      </w:r>
    </w:p>
    <w:p w:rsidR="4BCD8D7D" w:rsidP="710194F1" w:rsidRDefault="4BCD8D7D" w14:paraId="3631040A" w14:textId="464C27FF">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To remove one's interests and biases when considering social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justice, and</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ask oneself "if I were in that situation, what would matter to me..." Applying Rawl's veil of ignorance.</w:t>
      </w:r>
    </w:p>
    <w:p w:rsidR="4BCD8D7D" w:rsidP="710194F1" w:rsidRDefault="4BCD8D7D" w14:paraId="2ED948FB" w14:textId="138BB72F">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what helped me learn:</w:t>
      </w:r>
    </w:p>
    <w:p w:rsidR="4BCD8D7D" w:rsidP="710194F1" w:rsidRDefault="4BCD8D7D" w14:paraId="1D3023C9" w14:textId="7E8F82E2">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Often in classes with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like minded</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people, we tend to share similar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ideology</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The use of the Devil's Advocate approach helped to explore differing perspectives and arguments in favor of or in contrast with popular opinion.</w:t>
      </w:r>
    </w:p>
    <w:p w:rsidR="4BCD8D7D" w:rsidP="710194F1" w:rsidRDefault="4BCD8D7D" w14:paraId="00FDC71D" w14:textId="5FB163CC">
      <w:pPr>
        <w:shd w:val="clear" w:color="auto" w:fill="FFFFFF" w:themeFill="background1"/>
        <w:spacing w:before="0" w:beforeAutospacing="off" w:after="0" w:afterAutospacing="off"/>
        <w:rPr>
          <w:rFonts w:ascii="Helvetica Neue" w:hAnsi="Helvetica Neue" w:eastAsia="Helvetica Neue" w:cs="Helvetica Neue"/>
          <w:b w:val="1"/>
          <w:bCs w:val="1"/>
          <w:i w:val="0"/>
          <w:iCs w:val="0"/>
          <w:caps w:val="0"/>
          <w:smallCaps w:val="0"/>
          <w:noProof w:val="0"/>
          <w:color w:val="333333"/>
          <w:sz w:val="21"/>
          <w:szCs w:val="21"/>
          <w:lang w:val="en-US"/>
        </w:rPr>
      </w:pPr>
      <w:r w:rsidRPr="710194F1" w:rsidR="4BCD8D7D">
        <w:rPr>
          <w:rFonts w:ascii="Helvetica Neue" w:hAnsi="Helvetica Neue" w:eastAsia="Helvetica Neue" w:cs="Helvetica Neue"/>
          <w:b w:val="1"/>
          <w:bCs w:val="1"/>
          <w:i w:val="0"/>
          <w:iCs w:val="0"/>
          <w:caps w:val="0"/>
          <w:smallCaps w:val="0"/>
          <w:noProof w:val="0"/>
          <w:color w:val="333333"/>
          <w:sz w:val="21"/>
          <w:szCs w:val="21"/>
          <w:lang w:val="en-US"/>
        </w:rPr>
        <w:t>suggested changes:</w:t>
      </w:r>
    </w:p>
    <w:p w:rsidR="4BCD8D7D" w:rsidP="710194F1" w:rsidRDefault="4BCD8D7D" w14:paraId="443F0B19" w14:textId="5742DF24">
      <w:pPr>
        <w:shd w:val="clear" w:color="auto" w:fill="FFFFFF" w:themeFill="background1"/>
        <w:spacing w:before="0" w:beforeAutospacing="off" w:after="150" w:afterAutospacing="off"/>
        <w:rPr>
          <w:rFonts w:ascii="Helvetica Neue" w:hAnsi="Helvetica Neue" w:eastAsia="Helvetica Neue" w:cs="Helvetica Neue"/>
          <w:b w:val="0"/>
          <w:bCs w:val="0"/>
          <w:i w:val="0"/>
          <w:iCs w:val="0"/>
          <w:caps w:val="0"/>
          <w:smallCaps w:val="0"/>
          <w:noProof w:val="0"/>
          <w:color w:val="333333"/>
          <w:sz w:val="21"/>
          <w:szCs w:val="21"/>
          <w:lang w:val="en-US"/>
        </w:rPr>
      </w:pP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None, </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I think the class</w:t>
      </w:r>
      <w:r w:rsidRPr="710194F1" w:rsidR="4BCD8D7D">
        <w:rPr>
          <w:rFonts w:ascii="Helvetica Neue" w:hAnsi="Helvetica Neue" w:eastAsia="Helvetica Neue" w:cs="Helvetica Neue"/>
          <w:b w:val="0"/>
          <w:bCs w:val="0"/>
          <w:i w:val="0"/>
          <w:iCs w:val="0"/>
          <w:caps w:val="0"/>
          <w:smallCaps w:val="0"/>
          <w:noProof w:val="0"/>
          <w:color w:val="333333"/>
          <w:sz w:val="21"/>
          <w:szCs w:val="21"/>
          <w:lang w:val="en-US"/>
        </w:rPr>
        <w:t xml:space="preserve"> was excellent. As was the professor. Very approachable and real.</w:t>
      </w:r>
    </w:p>
    <w:p w:rsidR="710194F1" w:rsidP="710194F1" w:rsidRDefault="710194F1" w14:paraId="0B73F79C" w14:textId="227389AB">
      <w:pPr>
        <w:pStyle w:val="Normal"/>
        <w:rPr>
          <w:rFonts w:cs="Calibri" w:cstheme="minorAscii"/>
          <w:b w:val="1"/>
          <w:bCs w:val="1"/>
        </w:rPr>
      </w:pPr>
    </w:p>
    <w:p w:rsidR="10178870" w:rsidP="710194F1" w:rsidRDefault="10178870" w14:paraId="4B7698CF" w14:textId="28E67715">
      <w:pPr>
        <w:rPr>
          <w:rFonts w:cs="Calibri" w:cstheme="minorAscii"/>
          <w:b w:val="1"/>
          <w:bCs w:val="1"/>
          <w:u w:val="single"/>
        </w:rPr>
      </w:pPr>
      <w:r w:rsidRPr="710194F1" w:rsidR="10178870">
        <w:rPr>
          <w:rFonts w:cs="Calibri" w:cstheme="minorAscii"/>
          <w:b w:val="1"/>
          <w:bCs w:val="1"/>
          <w:u w:val="single"/>
        </w:rPr>
        <w:t xml:space="preserve">From 2023 303 feedback: </w:t>
      </w:r>
    </w:p>
    <w:p w:rsidR="710194F1" w:rsidP="710194F1" w:rsidRDefault="710194F1" w14:paraId="5747BC25" w14:textId="0FA16C5C">
      <w:pPr>
        <w:rPr>
          <w:rFonts w:cs="Calibri" w:cstheme="minorAscii"/>
          <w:b w:val="1"/>
          <w:bCs w:val="1"/>
        </w:rPr>
      </w:pPr>
    </w:p>
    <w:p w:rsidR="4D8AB03C" w:rsidP="710194F1" w:rsidRDefault="4D8AB03C" w14:paraId="5B34CD97" w14:textId="31ED66C6">
      <w:pPr>
        <w:rPr>
          <w:rFonts w:cs="Calibri" w:cstheme="minorAscii"/>
          <w:b w:val="1"/>
          <w:bCs w:val="1"/>
        </w:rPr>
      </w:pPr>
      <w:r w:rsidRPr="710194F1" w:rsidR="4D8AB03C">
        <w:rPr>
          <w:rFonts w:cs="Calibri" w:cstheme="minorAscii"/>
          <w:b w:val="1"/>
          <w:bCs w:val="1"/>
        </w:rPr>
        <w:t xml:space="preserve">Suggested changes: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“I would suggest providing more time for in-class activities to ensure the submission of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optimal</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work since these are graded, and to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provide adequate time for students</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to ask questions. It would also have been helpful to know what exactly is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required</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to achieve full marks in the form of a rubric or in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a short description</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as the basis of grading seems a little vague at times otherwise. I also would suggest fewer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lengthy-readings</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when possible.”</w:t>
      </w:r>
    </w:p>
    <w:p w:rsidR="710194F1" w:rsidP="710194F1" w:rsidRDefault="710194F1" w14:paraId="3CF272E9" w14:textId="710DE6BA">
      <w:pPr>
        <w:pStyle w:val="Normal"/>
        <w:rPr>
          <w:rFonts w:ascii="Helvetica Neue" w:hAnsi="Helvetica Neue" w:eastAsia="Helvetica Neue" w:cs="Helvetica Neue"/>
          <w:b w:val="0"/>
          <w:bCs w:val="0"/>
          <w:i w:val="0"/>
          <w:iCs w:val="0"/>
          <w:caps w:val="0"/>
          <w:smallCaps w:val="0"/>
          <w:noProof w:val="0"/>
          <w:color w:val="333333"/>
          <w:sz w:val="21"/>
          <w:szCs w:val="21"/>
          <w:lang w:val="en-US"/>
        </w:rPr>
      </w:pPr>
    </w:p>
    <w:p w:rsidR="10178870" w:rsidP="710194F1" w:rsidRDefault="10178870" w14:paraId="050F523A" w14:textId="16552ADF">
      <w:pPr>
        <w:pStyle w:val="Normal"/>
        <w:rPr>
          <w:rFonts w:ascii="Helvetica Neue" w:hAnsi="Helvetica Neue" w:eastAsia="Helvetica Neue" w:cs="Helvetica Neue"/>
          <w:b w:val="0"/>
          <w:bCs w:val="0"/>
          <w:i w:val="0"/>
          <w:iCs w:val="0"/>
          <w:caps w:val="0"/>
          <w:smallCaps w:val="0"/>
          <w:noProof w:val="0"/>
          <w:color w:val="333333"/>
          <w:sz w:val="21"/>
          <w:szCs w:val="21"/>
          <w:lang w:val="en-US"/>
        </w:rPr>
      </w:pP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This </w:t>
      </w:r>
      <w:r w:rsidRPr="710194F1" w:rsidR="21DA0B99">
        <w:rPr>
          <w:rFonts w:ascii="Helvetica Neue" w:hAnsi="Helvetica Neue" w:eastAsia="Helvetica Neue" w:cs="Helvetica Neue"/>
          <w:b w:val="0"/>
          <w:bCs w:val="0"/>
          <w:i w:val="0"/>
          <w:iCs w:val="0"/>
          <w:caps w:val="0"/>
          <w:smallCaps w:val="0"/>
          <w:noProof w:val="0"/>
          <w:color w:val="333333"/>
          <w:sz w:val="21"/>
          <w:szCs w:val="21"/>
          <w:lang w:val="en-US"/>
        </w:rPr>
        <w:t xml:space="preserve">2023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comment, I think, </w:t>
      </w:r>
      <w:r w:rsidRPr="710194F1" w:rsidR="5300F8AD">
        <w:rPr>
          <w:rFonts w:ascii="Helvetica Neue" w:hAnsi="Helvetica Neue" w:eastAsia="Helvetica Neue" w:cs="Helvetica Neue"/>
          <w:b w:val="0"/>
          <w:bCs w:val="0"/>
          <w:i w:val="0"/>
          <w:iCs w:val="0"/>
          <w:caps w:val="0"/>
          <w:smallCaps w:val="0"/>
          <w:noProof w:val="0"/>
          <w:color w:val="333333"/>
          <w:sz w:val="21"/>
          <w:szCs w:val="21"/>
          <w:lang w:val="en-US"/>
        </w:rPr>
        <w:t xml:space="preserve">nicely </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shows what </w:t>
      </w:r>
      <w:r w:rsidRPr="710194F1" w:rsidR="7B73EDBC">
        <w:rPr>
          <w:rFonts w:ascii="Helvetica Neue" w:hAnsi="Helvetica Neue" w:eastAsia="Helvetica Neue" w:cs="Helvetica Neue"/>
          <w:b w:val="0"/>
          <w:bCs w:val="0"/>
          <w:i w:val="0"/>
          <w:iCs w:val="0"/>
          <w:caps w:val="0"/>
          <w:smallCaps w:val="0"/>
          <w:noProof w:val="0"/>
          <w:color w:val="333333"/>
          <w:sz w:val="21"/>
          <w:szCs w:val="21"/>
          <w:lang w:val="en-US"/>
        </w:rPr>
        <w:t xml:space="preserve">I </w:t>
      </w:r>
      <w:r w:rsidRPr="710194F1" w:rsidR="7B73EDBC">
        <w:rPr>
          <w:rFonts w:ascii="Helvetica Neue" w:hAnsi="Helvetica Neue" w:eastAsia="Helvetica Neue" w:cs="Helvetica Neue"/>
          <w:b w:val="0"/>
          <w:bCs w:val="0"/>
          <w:i w:val="0"/>
          <w:iCs w:val="0"/>
          <w:caps w:val="0"/>
          <w:smallCaps w:val="0"/>
          <w:noProof w:val="0"/>
          <w:color w:val="333333"/>
          <w:sz w:val="21"/>
          <w:szCs w:val="21"/>
          <w:lang w:val="en-US"/>
        </w:rPr>
        <w:t>attempted</w:t>
      </w:r>
      <w:r w:rsidRPr="710194F1" w:rsidR="7B73EDBC">
        <w:rPr>
          <w:rFonts w:ascii="Helvetica Neue" w:hAnsi="Helvetica Neue" w:eastAsia="Helvetica Neue" w:cs="Helvetica Neue"/>
          <w:b w:val="0"/>
          <w:bCs w:val="0"/>
          <w:i w:val="0"/>
          <w:iCs w:val="0"/>
          <w:caps w:val="0"/>
          <w:smallCaps w:val="0"/>
          <w:noProof w:val="0"/>
          <w:color w:val="333333"/>
          <w:sz w:val="21"/>
          <w:szCs w:val="21"/>
          <w:lang w:val="en-US"/>
        </w:rPr>
        <w:t xml:space="preserve"> to</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improv</w:t>
      </w:r>
      <w:r w:rsidRPr="710194F1" w:rsidR="6592D4E0">
        <w:rPr>
          <w:rFonts w:ascii="Helvetica Neue" w:hAnsi="Helvetica Neue" w:eastAsia="Helvetica Neue" w:cs="Helvetica Neue"/>
          <w:b w:val="0"/>
          <w:bCs w:val="0"/>
          <w:i w:val="0"/>
          <w:iCs w:val="0"/>
          <w:caps w:val="0"/>
          <w:smallCaps w:val="0"/>
          <w:noProof w:val="0"/>
          <w:color w:val="333333"/>
          <w:sz w:val="21"/>
          <w:szCs w:val="21"/>
          <w:lang w:val="en-US"/>
        </w:rPr>
        <w:t>e</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xml:space="preserve"> from the 2023 course</w:t>
      </w:r>
      <w:r w:rsidRPr="710194F1" w:rsidR="688B56AF">
        <w:rPr>
          <w:rFonts w:ascii="Helvetica Neue" w:hAnsi="Helvetica Neue" w:eastAsia="Helvetica Neue" w:cs="Helvetica Neue"/>
          <w:b w:val="0"/>
          <w:bCs w:val="0"/>
          <w:i w:val="0"/>
          <w:iCs w:val="0"/>
          <w:caps w:val="0"/>
          <w:smallCaps w:val="0"/>
          <w:noProof w:val="0"/>
          <w:color w:val="333333"/>
          <w:sz w:val="21"/>
          <w:szCs w:val="21"/>
          <w:lang w:val="en-US"/>
        </w:rPr>
        <w:t xml:space="preserve"> to the recent one</w:t>
      </w:r>
      <w:r w:rsidRPr="710194F1" w:rsidR="10178870">
        <w:rPr>
          <w:rFonts w:ascii="Helvetica Neue" w:hAnsi="Helvetica Neue" w:eastAsia="Helvetica Neue" w:cs="Helvetica Neue"/>
          <w:b w:val="0"/>
          <w:bCs w:val="0"/>
          <w:i w:val="0"/>
          <w:iCs w:val="0"/>
          <w:caps w:val="0"/>
          <w:smallCaps w:val="0"/>
          <w:noProof w:val="0"/>
          <w:color w:val="333333"/>
          <w:sz w:val="21"/>
          <w:szCs w:val="21"/>
          <w:lang w:val="en-US"/>
        </w:rPr>
        <w:t>.   The ratings went up quite a bit, and this comment reflects the areas that needed so</w:t>
      </w:r>
      <w:r w:rsidRPr="710194F1" w:rsidR="56507FD5">
        <w:rPr>
          <w:rFonts w:ascii="Helvetica Neue" w:hAnsi="Helvetica Neue" w:eastAsia="Helvetica Neue" w:cs="Helvetica Neue"/>
          <w:b w:val="0"/>
          <w:bCs w:val="0"/>
          <w:i w:val="0"/>
          <w:iCs w:val="0"/>
          <w:caps w:val="0"/>
          <w:smallCaps w:val="0"/>
          <w:noProof w:val="0"/>
          <w:color w:val="333333"/>
          <w:sz w:val="21"/>
          <w:szCs w:val="21"/>
          <w:lang w:val="en-US"/>
        </w:rPr>
        <w:t xml:space="preserve">me improvement.   </w:t>
      </w:r>
      <w:r w:rsidRPr="710194F1" w:rsidR="6CAD49C3">
        <w:rPr>
          <w:rFonts w:ascii="Helvetica Neue" w:hAnsi="Helvetica Neue" w:eastAsia="Helvetica Neue" w:cs="Helvetica Neue"/>
          <w:b w:val="0"/>
          <w:bCs w:val="0"/>
          <w:i w:val="0"/>
          <w:iCs w:val="0"/>
          <w:caps w:val="0"/>
          <w:smallCaps w:val="0"/>
          <w:noProof w:val="0"/>
          <w:color w:val="333333"/>
          <w:sz w:val="21"/>
          <w:szCs w:val="21"/>
          <w:lang w:val="en-US"/>
        </w:rPr>
        <w:t xml:space="preserve"> The scores were ok, but I </w:t>
      </w:r>
      <w:r w:rsidRPr="710194F1" w:rsidR="6CAD49C3">
        <w:rPr>
          <w:rFonts w:ascii="Helvetica Neue" w:hAnsi="Helvetica Neue" w:eastAsia="Helvetica Neue" w:cs="Helvetica Neue"/>
          <w:b w:val="0"/>
          <w:bCs w:val="0"/>
          <w:i w:val="0"/>
          <w:iCs w:val="0"/>
          <w:caps w:val="0"/>
          <w:smallCaps w:val="0"/>
          <w:noProof w:val="0"/>
          <w:color w:val="333333"/>
          <w:sz w:val="21"/>
          <w:szCs w:val="21"/>
          <w:lang w:val="en-US"/>
        </w:rPr>
        <w:t>wasn’t</w:t>
      </w:r>
      <w:r w:rsidRPr="710194F1" w:rsidR="6CAD49C3">
        <w:rPr>
          <w:rFonts w:ascii="Helvetica Neue" w:hAnsi="Helvetica Neue" w:eastAsia="Helvetica Neue" w:cs="Helvetica Neue"/>
          <w:b w:val="0"/>
          <w:bCs w:val="0"/>
          <w:i w:val="0"/>
          <w:iCs w:val="0"/>
          <w:caps w:val="0"/>
          <w:smallCaps w:val="0"/>
          <w:noProof w:val="0"/>
          <w:color w:val="333333"/>
          <w:sz w:val="21"/>
          <w:szCs w:val="21"/>
          <w:lang w:val="en-US"/>
        </w:rPr>
        <w:t xml:space="preserve"> happy. </w:t>
      </w:r>
      <w:r w:rsidRPr="710194F1" w:rsidR="6CAD49C3">
        <w:rPr>
          <w:rFonts w:ascii="Helvetica Neue" w:hAnsi="Helvetica Neue" w:eastAsia="Helvetica Neue" w:cs="Helvetica Neue"/>
          <w:b w:val="0"/>
          <w:bCs w:val="0"/>
          <w:i w:val="0"/>
          <w:iCs w:val="0"/>
          <w:caps w:val="0"/>
          <w:smallCaps w:val="0"/>
          <w:noProof w:val="0"/>
          <w:color w:val="333333"/>
          <w:sz w:val="21"/>
          <w:szCs w:val="21"/>
          <w:lang w:val="en-US"/>
        </w:rPr>
        <w:t>I think the 2024 ratings</w:t>
      </w:r>
      <w:r w:rsidRPr="710194F1" w:rsidR="6CAD49C3">
        <w:rPr>
          <w:rFonts w:ascii="Helvetica Neue" w:hAnsi="Helvetica Neue" w:eastAsia="Helvetica Neue" w:cs="Helvetica Neue"/>
          <w:b w:val="0"/>
          <w:bCs w:val="0"/>
          <w:i w:val="0"/>
          <w:iCs w:val="0"/>
          <w:caps w:val="0"/>
          <w:smallCaps w:val="0"/>
          <w:noProof w:val="0"/>
          <w:color w:val="333333"/>
          <w:sz w:val="21"/>
          <w:szCs w:val="21"/>
          <w:lang w:val="en-US"/>
        </w:rPr>
        <w:t xml:space="preserve"> reflect my efforts to improve and the receptiveness of the students to my efforts. </w:t>
      </w:r>
    </w:p>
    <w:p w:rsidR="710194F1" w:rsidP="710194F1" w:rsidRDefault="710194F1" w14:paraId="0E75ADF3" w14:textId="474A8249">
      <w:pPr>
        <w:pStyle w:val="Normal"/>
        <w:rPr>
          <w:rFonts w:ascii="Helvetica Neue" w:hAnsi="Helvetica Neue" w:eastAsia="Helvetica Neue" w:cs="Helvetica Neue"/>
          <w:b w:val="0"/>
          <w:bCs w:val="0"/>
          <w:i w:val="0"/>
          <w:iCs w:val="0"/>
          <w:caps w:val="0"/>
          <w:smallCaps w:val="0"/>
          <w:noProof w:val="0"/>
          <w:color w:val="333333"/>
          <w:sz w:val="21"/>
          <w:szCs w:val="21"/>
          <w:lang w:val="en-US"/>
        </w:rPr>
      </w:pPr>
    </w:p>
    <w:p w:rsidR="004B4E5A" w:rsidP="004B4E5A" w:rsidRDefault="00BB58B1" w14:paraId="182B0F5B" w14:textId="77777777">
      <w:pPr>
        <w:pBdr>
          <w:bottom w:val="single" w:color="auto" w:sz="4" w:space="1"/>
        </w:pBdr>
        <w:spacing w:line="276" w:lineRule="auto"/>
        <w:rPr>
          <w:rFonts w:cstheme="minorHAnsi"/>
          <w:b/>
          <w:bCs/>
        </w:rPr>
      </w:pPr>
      <w:r w:rsidRPr="00787CD4">
        <w:rPr>
          <w:rFonts w:cstheme="minorHAnsi"/>
          <w:b/>
          <w:bCs/>
        </w:rPr>
        <w:t xml:space="preserve"> </w:t>
      </w:r>
      <w:r w:rsidRPr="00787CD4" w:rsidR="003B6D0C">
        <w:rPr>
          <w:rFonts w:cstheme="minorHAnsi"/>
          <w:b/>
          <w:bCs/>
          <w:u w:val="single"/>
        </w:rPr>
        <w:t>Curriculum Work</w:t>
      </w:r>
      <w:r w:rsidRPr="00787CD4" w:rsidR="000274A7">
        <w:rPr>
          <w:rFonts w:cstheme="minorHAnsi"/>
          <w:b/>
          <w:bCs/>
        </w:rPr>
        <w:t>:</w:t>
      </w:r>
    </w:p>
    <w:p w:rsidRPr="00787CD4" w:rsidR="003B6D0C" w:rsidP="004B4E5A" w:rsidRDefault="003B6D0C" w14:paraId="02E0A864" w14:textId="3AD4FE42">
      <w:pPr>
        <w:pBdr>
          <w:bottom w:val="single" w:color="auto" w:sz="4" w:space="1"/>
        </w:pBdr>
        <w:spacing w:line="276" w:lineRule="auto"/>
        <w:rPr>
          <w:rFonts w:cstheme="minorHAnsi"/>
          <w:b/>
          <w:lang w:val="en-GB"/>
        </w:rPr>
      </w:pPr>
      <w:r w:rsidRPr="00787CD4">
        <w:rPr>
          <w:rFonts w:cstheme="minorHAnsi"/>
          <w:b/>
          <w:lang w:val="en-GB"/>
        </w:rPr>
        <w:t xml:space="preserve">1.2 </w:t>
      </w:r>
      <w:r w:rsidRPr="00787CD4" w:rsidR="00F1389A">
        <w:rPr>
          <w:rFonts w:cstheme="minorHAnsi"/>
          <w:b/>
          <w:lang w:val="en-GB"/>
        </w:rPr>
        <w:t>P</w:t>
      </w:r>
      <w:r w:rsidRPr="00787CD4">
        <w:rPr>
          <w:rFonts w:cstheme="minorHAnsi"/>
          <w:b/>
          <w:lang w:val="en-GB"/>
        </w:rPr>
        <w:t xml:space="preserve">lease list </w:t>
      </w:r>
      <w:r w:rsidRPr="00787CD4" w:rsidR="000B3C3D">
        <w:rPr>
          <w:rFonts w:cstheme="minorHAnsi"/>
          <w:b/>
          <w:lang w:val="en-GB"/>
        </w:rPr>
        <w:t xml:space="preserve">course design or implementation changes </w:t>
      </w:r>
      <w:r w:rsidRPr="00787CD4">
        <w:rPr>
          <w:rFonts w:cstheme="minorHAnsi"/>
          <w:b/>
          <w:lang w:val="en-GB"/>
        </w:rPr>
        <w:t xml:space="preserve">and </w:t>
      </w:r>
      <w:r w:rsidRPr="00787CD4" w:rsidR="00F1389A">
        <w:rPr>
          <w:rFonts w:cstheme="minorHAnsi"/>
          <w:b/>
          <w:lang w:val="en-GB"/>
        </w:rPr>
        <w:t xml:space="preserve">any </w:t>
      </w:r>
      <w:r w:rsidRPr="00787CD4">
        <w:rPr>
          <w:rFonts w:cstheme="minorHAnsi"/>
          <w:b/>
          <w:lang w:val="en-GB"/>
        </w:rPr>
        <w:t xml:space="preserve">new course development undertaken during the </w:t>
      </w:r>
      <w:r w:rsidRPr="00787CD4" w:rsidR="00F1389A">
        <w:rPr>
          <w:rFonts w:cstheme="minorHAnsi"/>
          <w:b/>
          <w:lang w:val="en-GB"/>
        </w:rPr>
        <w:t xml:space="preserve">faculty performance </w:t>
      </w:r>
      <w:r w:rsidRPr="00787CD4">
        <w:rPr>
          <w:rFonts w:cstheme="minorHAnsi"/>
          <w:b/>
          <w:lang w:val="en-GB"/>
        </w:rPr>
        <w:t>evaluation period.</w:t>
      </w:r>
      <w:r w:rsidRPr="00787CD4" w:rsidR="008D71F2">
        <w:rPr>
          <w:rFonts w:cstheme="minorHAnsi"/>
          <w:b/>
          <w:lang w:val="en-GB"/>
        </w:rPr>
        <w:t xml:space="preserve"> </w:t>
      </w:r>
    </w:p>
    <w:tbl>
      <w:tblPr>
        <w:tblStyle w:val="TableGrid"/>
        <w:tblW w:w="9360" w:type="dxa"/>
        <w:tblInd w:w="-5" w:type="dxa"/>
        <w:tblLook w:val="04A0" w:firstRow="1" w:lastRow="0" w:firstColumn="1" w:lastColumn="0" w:noHBand="0" w:noVBand="1"/>
      </w:tblPr>
      <w:tblGrid>
        <w:gridCol w:w="1341"/>
        <w:gridCol w:w="8019"/>
      </w:tblGrid>
      <w:tr w:rsidRPr="00787CD4" w:rsidR="003B6D0C" w:rsidTr="710194F1" w14:paraId="3012DE24" w14:textId="77777777">
        <w:trPr>
          <w:trHeight w:val="368"/>
        </w:trPr>
        <w:tc>
          <w:tcPr>
            <w:tcW w:w="1341" w:type="dxa"/>
            <w:tcMar/>
          </w:tcPr>
          <w:p w:rsidRPr="00787CD4" w:rsidR="003B6D0C" w:rsidP="001E65F3" w:rsidRDefault="003B6D0C" w14:paraId="7FA8AAC3" w14:textId="77777777">
            <w:pPr>
              <w:tabs>
                <w:tab w:val="left" w:pos="-1440"/>
                <w:tab w:val="left" w:pos="-720"/>
                <w:tab w:val="left" w:pos="360"/>
              </w:tabs>
              <w:jc w:val="center"/>
              <w:rPr>
                <w:rFonts w:cstheme="minorHAnsi"/>
                <w:b/>
                <w:bCs/>
                <w:lang w:val="en-GB"/>
              </w:rPr>
            </w:pPr>
          </w:p>
          <w:p w:rsidRPr="00787CD4" w:rsidR="003B6D0C" w:rsidP="0059069F" w:rsidRDefault="003B6D0C" w14:paraId="04AC0204" w14:textId="77777777">
            <w:pPr>
              <w:tabs>
                <w:tab w:val="left" w:pos="-1440"/>
                <w:tab w:val="left" w:pos="-720"/>
                <w:tab w:val="left" w:pos="360"/>
              </w:tabs>
              <w:jc w:val="center"/>
              <w:rPr>
                <w:rFonts w:cstheme="minorHAnsi"/>
                <w:b/>
                <w:bCs/>
                <w:lang w:val="en-GB"/>
              </w:rPr>
            </w:pPr>
            <w:r w:rsidRPr="00787CD4">
              <w:rPr>
                <w:rFonts w:cstheme="minorHAnsi"/>
                <w:b/>
                <w:bCs/>
                <w:lang w:val="en-GB"/>
              </w:rPr>
              <w:t>Date</w:t>
            </w:r>
          </w:p>
        </w:tc>
        <w:tc>
          <w:tcPr>
            <w:tcW w:w="8019" w:type="dxa"/>
            <w:tcMar/>
          </w:tcPr>
          <w:p w:rsidRPr="00787CD4" w:rsidR="003B6D0C" w:rsidP="001E65F3" w:rsidRDefault="003B6D0C" w14:paraId="55D611B8" w14:textId="77777777">
            <w:pPr>
              <w:tabs>
                <w:tab w:val="left" w:pos="-1440"/>
                <w:tab w:val="left" w:pos="-720"/>
                <w:tab w:val="left" w:pos="360"/>
              </w:tabs>
              <w:jc w:val="center"/>
              <w:rPr>
                <w:rFonts w:cstheme="minorHAnsi"/>
                <w:b/>
                <w:bCs/>
                <w:lang w:val="en-GB"/>
              </w:rPr>
            </w:pPr>
          </w:p>
          <w:p w:rsidRPr="00787CD4" w:rsidR="003B6D0C" w:rsidP="0059069F" w:rsidRDefault="003B6D0C" w14:paraId="10729783" w14:textId="77777777">
            <w:pPr>
              <w:tabs>
                <w:tab w:val="left" w:pos="-1440"/>
                <w:tab w:val="left" w:pos="-720"/>
                <w:tab w:val="left" w:pos="360"/>
              </w:tabs>
              <w:jc w:val="center"/>
              <w:rPr>
                <w:rFonts w:cstheme="minorHAnsi"/>
                <w:b/>
                <w:bCs/>
                <w:lang w:val="en-GB"/>
              </w:rPr>
            </w:pPr>
            <w:r w:rsidRPr="00787CD4">
              <w:rPr>
                <w:rFonts w:cstheme="minorHAnsi"/>
                <w:b/>
                <w:bCs/>
                <w:lang w:val="en-GB"/>
              </w:rPr>
              <w:t>Nature of the activity</w:t>
            </w:r>
          </w:p>
          <w:p w:rsidRPr="00787CD4" w:rsidR="003B6D0C" w:rsidP="001E65F3" w:rsidRDefault="003B6D0C" w14:paraId="172B4400" w14:textId="77777777">
            <w:pPr>
              <w:tabs>
                <w:tab w:val="left" w:pos="-1440"/>
                <w:tab w:val="left" w:pos="-720"/>
                <w:tab w:val="left" w:pos="360"/>
              </w:tabs>
              <w:jc w:val="center"/>
              <w:rPr>
                <w:rFonts w:cstheme="minorHAnsi"/>
                <w:b/>
                <w:bCs/>
                <w:lang w:val="en-GB"/>
              </w:rPr>
            </w:pPr>
          </w:p>
          <w:p w:rsidRPr="00787CD4" w:rsidR="003B6D0C" w:rsidP="0059069F" w:rsidRDefault="003B6D0C" w14:paraId="71DC6B72" w14:textId="77777777">
            <w:pPr>
              <w:tabs>
                <w:tab w:val="left" w:pos="-1440"/>
                <w:tab w:val="left" w:pos="-720"/>
                <w:tab w:val="left" w:pos="360"/>
              </w:tabs>
              <w:jc w:val="center"/>
              <w:rPr>
                <w:rFonts w:cstheme="minorHAnsi"/>
                <w:b/>
                <w:bCs/>
                <w:lang w:val="en-GB"/>
              </w:rPr>
            </w:pPr>
          </w:p>
        </w:tc>
      </w:tr>
      <w:tr w:rsidRPr="00787CD4" w:rsidR="003B6D0C" w:rsidTr="710194F1" w14:paraId="3CDECA23" w14:textId="77777777">
        <w:tc>
          <w:tcPr>
            <w:tcW w:w="1341" w:type="dxa"/>
            <w:tcMar/>
          </w:tcPr>
          <w:p w:rsidRPr="00787CD4" w:rsidR="003B6D0C" w:rsidP="001E65F3" w:rsidRDefault="003B6D0C" w14:paraId="5EE0C9F1" w14:textId="77777777">
            <w:pPr>
              <w:tabs>
                <w:tab w:val="left" w:pos="-1440"/>
                <w:tab w:val="left" w:pos="-720"/>
                <w:tab w:val="left" w:pos="360"/>
              </w:tabs>
              <w:rPr>
                <w:rFonts w:cstheme="minorHAnsi"/>
                <w:lang w:val="en-GB"/>
              </w:rPr>
            </w:pPr>
          </w:p>
          <w:p w:rsidRPr="00787CD4" w:rsidR="003B6D0C" w:rsidP="710194F1" w:rsidRDefault="003B6D0C" w14:paraId="70B00B99" w14:textId="4683748B">
            <w:pPr>
              <w:tabs>
                <w:tab w:val="left" w:leader="none" w:pos="360"/>
              </w:tabs>
              <w:rPr>
                <w:rFonts w:cs="Calibri" w:cstheme="minorAscii"/>
                <w:lang w:val="en-GB"/>
              </w:rPr>
            </w:pPr>
            <w:r w:rsidRPr="710194F1" w:rsidR="771774DF">
              <w:rPr>
                <w:rFonts w:cs="Calibri" w:cstheme="minorAscii"/>
                <w:lang w:val="en-GB"/>
              </w:rPr>
              <w:t>S</w:t>
            </w:r>
            <w:r w:rsidRPr="710194F1" w:rsidR="37077DCC">
              <w:rPr>
                <w:rFonts w:cs="Calibri" w:cstheme="minorAscii"/>
                <w:lang w:val="en-GB"/>
              </w:rPr>
              <w:t xml:space="preserve"> 2023-current</w:t>
            </w:r>
          </w:p>
        </w:tc>
        <w:tc>
          <w:tcPr>
            <w:tcW w:w="8019" w:type="dxa"/>
            <w:tcMar/>
          </w:tcPr>
          <w:p w:rsidRPr="00787CD4" w:rsidR="003B6D0C" w:rsidP="001E65F3" w:rsidRDefault="003B6D0C" w14:paraId="2CB9DFC0" w14:textId="77777777">
            <w:pPr>
              <w:tabs>
                <w:tab w:val="left" w:pos="-1440"/>
                <w:tab w:val="left" w:pos="-720"/>
                <w:tab w:val="left" w:pos="360"/>
              </w:tabs>
              <w:rPr>
                <w:rFonts w:cstheme="minorHAnsi"/>
                <w:lang w:val="en-GB"/>
              </w:rPr>
            </w:pPr>
          </w:p>
          <w:p w:rsidRPr="00787CD4" w:rsidR="003B6D0C" w:rsidP="710194F1" w:rsidRDefault="003B6D0C" w14:paraId="71C98344" w14:textId="59F3D07B">
            <w:pPr>
              <w:tabs>
                <w:tab w:val="left" w:leader="none" w:pos="360"/>
              </w:tabs>
              <w:rPr>
                <w:rFonts w:cs="Calibri" w:cstheme="minorAscii"/>
                <w:lang w:val="en-GB"/>
              </w:rPr>
            </w:pPr>
            <w:r w:rsidRPr="710194F1" w:rsidR="37077DCC">
              <w:rPr>
                <w:rFonts w:cs="Calibri" w:cstheme="minorAscii"/>
                <w:lang w:val="en-GB"/>
              </w:rPr>
              <w:t>Added</w:t>
            </w:r>
            <w:r w:rsidRPr="710194F1" w:rsidR="02C66847">
              <w:rPr>
                <w:rFonts w:cs="Calibri" w:cstheme="minorAscii"/>
                <w:lang w:val="en-GB"/>
              </w:rPr>
              <w:t>/in</w:t>
            </w:r>
            <w:r w:rsidRPr="710194F1" w:rsidR="7119D9AA">
              <w:rPr>
                <w:rFonts w:cs="Calibri" w:cstheme="minorAscii"/>
                <w:lang w:val="en-GB"/>
              </w:rPr>
              <w:t>t</w:t>
            </w:r>
            <w:r w:rsidRPr="710194F1" w:rsidR="02C66847">
              <w:rPr>
                <w:rFonts w:cs="Calibri" w:cstheme="minorAscii"/>
                <w:lang w:val="en-GB"/>
              </w:rPr>
              <w:t>egrated</w:t>
            </w:r>
            <w:r w:rsidRPr="710194F1" w:rsidR="37077DCC">
              <w:rPr>
                <w:rFonts w:cs="Calibri" w:cstheme="minorAscii"/>
                <w:lang w:val="en-GB"/>
              </w:rPr>
              <w:t xml:space="preserve"> material (Constructive Dialogue Insitute) modules </w:t>
            </w:r>
            <w:r w:rsidRPr="710194F1" w:rsidR="037FBE7B">
              <w:rPr>
                <w:rFonts w:cs="Calibri" w:cstheme="minorAscii"/>
                <w:lang w:val="en-GB"/>
              </w:rPr>
              <w:t xml:space="preserve">and supporting pedagogy </w:t>
            </w:r>
            <w:r w:rsidRPr="710194F1" w:rsidR="37077DCC">
              <w:rPr>
                <w:rFonts w:cs="Calibri" w:cstheme="minorAscii"/>
                <w:lang w:val="en-GB"/>
              </w:rPr>
              <w:t xml:space="preserve">to support/encourage thoughtful and constructive class engagement and </w:t>
            </w:r>
            <w:r w:rsidRPr="710194F1" w:rsidR="06325467">
              <w:rPr>
                <w:rFonts w:cs="Calibri" w:cstheme="minorAscii"/>
                <w:lang w:val="en-GB"/>
              </w:rPr>
              <w:t>discussion</w:t>
            </w:r>
            <w:r w:rsidRPr="710194F1" w:rsidR="0F1CA9FC">
              <w:rPr>
                <w:rFonts w:cs="Calibri" w:cstheme="minorAscii"/>
                <w:lang w:val="en-GB"/>
              </w:rPr>
              <w:t xml:space="preserve"> into all classes</w:t>
            </w:r>
          </w:p>
          <w:p w:rsidRPr="00787CD4" w:rsidR="003B6D0C" w:rsidP="001E65F3" w:rsidRDefault="003B6D0C" w14:paraId="5ABDC296" w14:textId="77777777">
            <w:pPr>
              <w:tabs>
                <w:tab w:val="left" w:pos="-1440"/>
                <w:tab w:val="left" w:pos="-720"/>
                <w:tab w:val="left" w:pos="360"/>
              </w:tabs>
              <w:rPr>
                <w:rFonts w:cstheme="minorHAnsi"/>
                <w:lang w:val="en-GB"/>
              </w:rPr>
            </w:pPr>
          </w:p>
        </w:tc>
      </w:tr>
      <w:tr w:rsidRPr="00787CD4" w:rsidR="003B6D0C" w:rsidTr="710194F1" w14:paraId="26DC15D8" w14:textId="77777777">
        <w:tc>
          <w:tcPr>
            <w:tcW w:w="1341" w:type="dxa"/>
            <w:tcMar/>
          </w:tcPr>
          <w:p w:rsidRPr="00787CD4" w:rsidR="003B6D0C" w:rsidP="001E65F3" w:rsidRDefault="003B6D0C" w14:paraId="49FD6BCB" w14:textId="77777777">
            <w:pPr>
              <w:tabs>
                <w:tab w:val="left" w:pos="-1440"/>
                <w:tab w:val="left" w:pos="-720"/>
                <w:tab w:val="left" w:pos="360"/>
              </w:tabs>
              <w:rPr>
                <w:rFonts w:cstheme="minorHAnsi"/>
                <w:lang w:val="en-GB"/>
              </w:rPr>
            </w:pPr>
          </w:p>
          <w:p w:rsidRPr="00787CD4" w:rsidR="003B6D0C" w:rsidP="710194F1" w:rsidRDefault="003B6D0C" w14:paraId="1A1D24BD" w14:textId="5559A77F">
            <w:pPr>
              <w:tabs>
                <w:tab w:val="left" w:leader="none" w:pos="360"/>
              </w:tabs>
              <w:rPr>
                <w:rFonts w:cs="Calibri" w:cstheme="minorAscii"/>
                <w:lang w:val="en-GB"/>
              </w:rPr>
            </w:pPr>
            <w:r w:rsidRPr="710194F1" w:rsidR="45C9D406">
              <w:rPr>
                <w:rFonts w:cs="Calibri" w:cstheme="minorAscii"/>
                <w:lang w:val="en-GB"/>
              </w:rPr>
              <w:t>S</w:t>
            </w:r>
            <w:r w:rsidRPr="710194F1" w:rsidR="0723DBB0">
              <w:rPr>
                <w:rFonts w:cs="Calibri" w:cstheme="minorAscii"/>
                <w:lang w:val="en-GB"/>
              </w:rPr>
              <w:t xml:space="preserve"> 2023-current</w:t>
            </w:r>
          </w:p>
        </w:tc>
        <w:tc>
          <w:tcPr>
            <w:tcW w:w="8019" w:type="dxa"/>
            <w:tcMar/>
          </w:tcPr>
          <w:p w:rsidRPr="00787CD4" w:rsidR="003B6D0C" w:rsidP="001E65F3" w:rsidRDefault="003B6D0C" w14:paraId="6B171FE7" w14:textId="77777777">
            <w:pPr>
              <w:tabs>
                <w:tab w:val="left" w:pos="-1440"/>
                <w:tab w:val="left" w:pos="-720"/>
                <w:tab w:val="left" w:pos="360"/>
              </w:tabs>
              <w:rPr>
                <w:rFonts w:cstheme="minorHAnsi"/>
                <w:lang w:val="en-GB"/>
              </w:rPr>
            </w:pPr>
          </w:p>
          <w:p w:rsidRPr="00787CD4" w:rsidR="003B6D0C" w:rsidP="710194F1" w:rsidRDefault="003B6D0C" w14:paraId="712FD86D" w14:textId="5BF64E08">
            <w:pPr>
              <w:tabs>
                <w:tab w:val="left" w:leader="none" w:pos="360"/>
              </w:tabs>
              <w:rPr>
                <w:rFonts w:cs="Calibri" w:cstheme="minorAscii"/>
                <w:lang w:val="en-US"/>
              </w:rPr>
            </w:pPr>
            <w:r w:rsidRPr="710194F1" w:rsidR="34F4C190">
              <w:rPr>
                <w:rFonts w:cs="Calibri" w:cstheme="minorAscii"/>
                <w:lang w:val="en-US"/>
              </w:rPr>
              <w:t>Began inviting</w:t>
            </w:r>
            <w:r w:rsidRPr="710194F1" w:rsidR="0723DBB0">
              <w:rPr>
                <w:rFonts w:cs="Calibri" w:cstheme="minorAscii"/>
                <w:lang w:val="en-US"/>
              </w:rPr>
              <w:t xml:space="preserve"> students (former and current) who are engaged in program evaluation </w:t>
            </w:r>
            <w:r w:rsidRPr="710194F1" w:rsidR="44FEFE4E">
              <w:rPr>
                <w:rFonts w:cs="Calibri" w:cstheme="minorAscii"/>
                <w:lang w:val="en-US"/>
              </w:rPr>
              <w:t>or</w:t>
            </w:r>
            <w:r w:rsidRPr="710194F1" w:rsidR="0723DBB0">
              <w:rPr>
                <w:rFonts w:cs="Calibri" w:cstheme="minorAscii"/>
                <w:lang w:val="en-US"/>
              </w:rPr>
              <w:t xml:space="preserve"> social determinants of </w:t>
            </w:r>
            <w:r w:rsidRPr="710194F1" w:rsidR="0723DBB0">
              <w:rPr>
                <w:rFonts w:cs="Calibri" w:cstheme="minorAscii"/>
                <w:lang w:val="en-US"/>
              </w:rPr>
              <w:t>health related</w:t>
            </w:r>
            <w:r w:rsidRPr="710194F1" w:rsidR="0723DBB0">
              <w:rPr>
                <w:rFonts w:cs="Calibri" w:cstheme="minorAscii"/>
                <w:lang w:val="en-US"/>
              </w:rPr>
              <w:t xml:space="preserve"> work to do mini-guest lectures</w:t>
            </w:r>
            <w:r w:rsidRPr="710194F1" w:rsidR="358D513A">
              <w:rPr>
                <w:rFonts w:cs="Calibri" w:cstheme="minorAscii"/>
                <w:lang w:val="en-US"/>
              </w:rPr>
              <w:t>.</w:t>
            </w:r>
          </w:p>
          <w:p w:rsidRPr="00787CD4" w:rsidR="003B6D0C" w:rsidP="001E65F3" w:rsidRDefault="003B6D0C" w14:paraId="538EC302" w14:textId="77777777">
            <w:pPr>
              <w:tabs>
                <w:tab w:val="left" w:pos="-1440"/>
                <w:tab w:val="left" w:pos="-720"/>
                <w:tab w:val="left" w:pos="360"/>
              </w:tabs>
              <w:rPr>
                <w:rFonts w:cstheme="minorHAnsi"/>
                <w:lang w:val="en-GB"/>
              </w:rPr>
            </w:pPr>
          </w:p>
        </w:tc>
      </w:tr>
    </w:tbl>
    <w:p w:rsidRPr="00787CD4" w:rsidR="003B6D0C" w:rsidP="00F1389A" w:rsidRDefault="003B6D0C" w14:paraId="643ECB72" w14:textId="77777777">
      <w:pPr>
        <w:tabs>
          <w:tab w:val="left" w:pos="-1440"/>
          <w:tab w:val="left" w:pos="-720"/>
          <w:tab w:val="left" w:pos="360"/>
        </w:tabs>
        <w:spacing w:after="0" w:line="240" w:lineRule="auto"/>
        <w:rPr>
          <w:rFonts w:cstheme="minorHAnsi"/>
        </w:rPr>
      </w:pPr>
    </w:p>
    <w:p w:rsidRPr="00787CD4" w:rsidR="003B6D0C" w:rsidP="00F1389A" w:rsidRDefault="003B6D0C" w14:paraId="580FB54C" w14:textId="4106B595">
      <w:pPr>
        <w:tabs>
          <w:tab w:val="left" w:pos="-1440"/>
          <w:tab w:val="left" w:pos="-720"/>
          <w:tab w:val="left" w:pos="360"/>
        </w:tabs>
        <w:spacing w:after="0" w:line="240" w:lineRule="auto"/>
        <w:rPr>
          <w:rFonts w:cstheme="minorHAnsi"/>
        </w:rPr>
      </w:pPr>
      <w:r w:rsidRPr="00787CD4">
        <w:rPr>
          <w:rFonts w:cstheme="minorHAnsi"/>
        </w:rPr>
        <w:t>Add additional rows as necessary.</w:t>
      </w:r>
    </w:p>
    <w:p w:rsidRPr="00787CD4" w:rsidR="002274EC" w:rsidP="00F1389A" w:rsidRDefault="002274EC" w14:paraId="3970F424" w14:textId="3D52C8D8">
      <w:pPr>
        <w:tabs>
          <w:tab w:val="left" w:pos="-1440"/>
          <w:tab w:val="left" w:pos="-720"/>
          <w:tab w:val="left" w:pos="360"/>
        </w:tabs>
        <w:spacing w:after="0" w:line="240" w:lineRule="auto"/>
        <w:rPr>
          <w:rFonts w:cstheme="minorHAnsi"/>
        </w:rPr>
      </w:pPr>
    </w:p>
    <w:p w:rsidRPr="00787CD4" w:rsidR="002274EC" w:rsidP="000A0CC5" w:rsidRDefault="002274EC" w14:paraId="2BEFD00D" w14:textId="1DFC8B0B">
      <w:pPr>
        <w:tabs>
          <w:tab w:val="left" w:pos="-1440"/>
          <w:tab w:val="left" w:pos="-720"/>
          <w:tab w:val="left" w:pos="360"/>
        </w:tabs>
        <w:spacing w:after="0" w:line="276" w:lineRule="auto"/>
        <w:rPr>
          <w:rFonts w:cstheme="minorHAnsi"/>
          <w:u w:val="single"/>
          <w:lang w:val="en-GB"/>
        </w:rPr>
      </w:pPr>
      <w:r w:rsidRPr="00787CD4">
        <w:rPr>
          <w:rFonts w:cstheme="minorHAnsi"/>
          <w:b/>
          <w:bCs/>
          <w:u w:val="single"/>
        </w:rPr>
        <w:t>Professional Development and Scholarship</w:t>
      </w:r>
      <w:r w:rsidRPr="00787CD4">
        <w:rPr>
          <w:rFonts w:cstheme="minorHAnsi"/>
        </w:rPr>
        <w:t>:</w:t>
      </w:r>
    </w:p>
    <w:p w:rsidRPr="00787CD4" w:rsidR="00035755" w:rsidP="000A0CC5" w:rsidRDefault="003B6D0C" w14:paraId="3DAB7045" w14:textId="541406B3">
      <w:pPr>
        <w:spacing w:line="276" w:lineRule="auto"/>
        <w:rPr>
          <w:rFonts w:eastAsia="Calibri" w:cstheme="minorHAnsi"/>
          <w:i/>
        </w:rPr>
      </w:pPr>
      <w:r w:rsidRPr="00787CD4">
        <w:rPr>
          <w:rFonts w:eastAsia="Calibri" w:cstheme="minorHAnsi"/>
          <w:b/>
          <w:bCs/>
        </w:rPr>
        <w:t>1.3 Please list any professional development related to teaching (e.g., workshops</w:t>
      </w:r>
      <w:r w:rsidRPr="00787CD4" w:rsidR="00F1389A">
        <w:rPr>
          <w:rFonts w:eastAsia="Calibri" w:cstheme="minorHAnsi"/>
          <w:b/>
          <w:bCs/>
        </w:rPr>
        <w:t xml:space="preserve">, </w:t>
      </w:r>
      <w:r w:rsidRPr="00787CD4">
        <w:rPr>
          <w:rFonts w:eastAsia="Calibri" w:cstheme="minorHAnsi"/>
          <w:b/>
          <w:bCs/>
        </w:rPr>
        <w:t>conferences</w:t>
      </w:r>
      <w:r w:rsidRPr="00787CD4" w:rsidR="00F1389A">
        <w:rPr>
          <w:rFonts w:eastAsia="Calibri" w:cstheme="minorHAnsi"/>
          <w:b/>
          <w:bCs/>
        </w:rPr>
        <w:t>,</w:t>
      </w:r>
      <w:r w:rsidRPr="00787CD4">
        <w:rPr>
          <w:rFonts w:eastAsia="Calibri" w:cstheme="minorHAnsi"/>
          <w:b/>
          <w:bCs/>
        </w:rPr>
        <w:t xml:space="preserve"> training, etc.) undertaken during the </w:t>
      </w:r>
      <w:r w:rsidRPr="00787CD4" w:rsidR="00F1389A">
        <w:rPr>
          <w:rFonts w:eastAsia="Calibri" w:cstheme="minorHAnsi"/>
          <w:b/>
          <w:bCs/>
        </w:rPr>
        <w:t xml:space="preserve">faculty performance </w:t>
      </w:r>
      <w:r w:rsidRPr="00787CD4">
        <w:rPr>
          <w:rFonts w:eastAsia="Calibri" w:cstheme="minorHAnsi"/>
          <w:b/>
          <w:bCs/>
        </w:rPr>
        <w:t>evaluation period.</w:t>
      </w:r>
      <w:r w:rsidRPr="00787CD4" w:rsidR="00035755">
        <w:rPr>
          <w:rFonts w:eastAsia="Calibri" w:cstheme="minorHAnsi"/>
          <w:b/>
          <w:bCs/>
        </w:rPr>
        <w:t xml:space="preserve"> </w:t>
      </w:r>
      <w:r w:rsidRPr="00787CD4" w:rsidR="00000317">
        <w:rPr>
          <w:rFonts w:eastAsia="Calibri" w:cstheme="minorHAnsi"/>
          <w:b/>
          <w:bCs/>
        </w:rPr>
        <w:t xml:space="preserve">How has this </w:t>
      </w:r>
      <w:r w:rsidRPr="00787CD4" w:rsidR="00C4796E">
        <w:rPr>
          <w:rFonts w:eastAsia="Calibri" w:cstheme="minorHAnsi"/>
          <w:b/>
          <w:bCs/>
        </w:rPr>
        <w:t>impacted on</w:t>
      </w:r>
      <w:r w:rsidRPr="00787CD4" w:rsidR="00000317">
        <w:rPr>
          <w:rFonts w:eastAsia="Calibri" w:cstheme="minorHAnsi"/>
          <w:b/>
          <w:bCs/>
        </w:rPr>
        <w:t xml:space="preserve"> your teaching practice?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0"/>
        <w:gridCol w:w="8300"/>
      </w:tblGrid>
      <w:tr w:rsidRPr="00787CD4" w:rsidR="003B6D0C" w:rsidTr="710194F1" w14:paraId="2ECDD92C" w14:textId="77777777">
        <w:trPr>
          <w:cantSplit/>
          <w:trHeight w:val="1035"/>
          <w:tblHeader/>
        </w:trPr>
        <w:tc>
          <w:tcPr>
            <w:tcW w:w="1154" w:type="pct"/>
            <w:shd w:val="clear" w:color="auto" w:fill="auto"/>
            <w:tcMar/>
            <w:vAlign w:val="center"/>
          </w:tcPr>
          <w:p w:rsidRPr="00787CD4" w:rsidR="003B6D0C" w:rsidP="001E65F3" w:rsidRDefault="003B6D0C" w14:paraId="38F1BC6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Date</w:t>
            </w:r>
          </w:p>
        </w:tc>
        <w:tc>
          <w:tcPr>
            <w:tcW w:w="3846" w:type="pct"/>
            <w:shd w:val="clear" w:color="auto" w:fill="auto"/>
            <w:tcMar/>
            <w:vAlign w:val="center"/>
          </w:tcPr>
          <w:p w:rsidRPr="00787CD4" w:rsidR="003B6D0C" w:rsidP="001E65F3" w:rsidRDefault="003B6D0C" w14:paraId="2CD6281E" w14:textId="6D971A99">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Nature of the </w:t>
            </w:r>
            <w:r w:rsidR="00DC0A72">
              <w:rPr>
                <w:rFonts w:cstheme="minorHAnsi"/>
                <w:b/>
                <w:lang w:val="en-GB"/>
              </w:rPr>
              <w:t>a</w:t>
            </w:r>
            <w:r w:rsidRPr="00787CD4">
              <w:rPr>
                <w:rFonts w:cstheme="minorHAnsi"/>
                <w:b/>
                <w:lang w:val="en-GB"/>
              </w:rPr>
              <w:t>ctivity</w:t>
            </w:r>
          </w:p>
        </w:tc>
      </w:tr>
      <w:tr w:rsidRPr="00787CD4" w:rsidR="003B6D0C" w:rsidTr="710194F1" w14:paraId="6271A2CF" w14:textId="77777777">
        <w:trPr>
          <w:cantSplit/>
          <w:trHeight w:val="1035"/>
          <w:tblHeader/>
        </w:trPr>
        <w:tc>
          <w:tcPr>
            <w:tcW w:w="1154" w:type="pct"/>
            <w:shd w:val="clear" w:color="auto" w:fill="auto"/>
            <w:tcMar/>
            <w:vAlign w:val="center"/>
          </w:tcPr>
          <w:p w:rsidRPr="00787CD4" w:rsidR="003B6D0C" w:rsidP="710194F1" w:rsidRDefault="003B6D0C" w14:paraId="2A113165" w14:textId="67694217">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jc w:val="center"/>
              <w:rPr>
                <w:rFonts w:cs="Calibri" w:cstheme="minorAscii"/>
                <w:b w:val="1"/>
                <w:bCs w:val="1"/>
                <w:lang w:val="en-GB"/>
              </w:rPr>
            </w:pPr>
            <w:r w:rsidRPr="710194F1" w:rsidR="20251A6F">
              <w:rPr>
                <w:rFonts w:cs="Calibri" w:cstheme="minorAscii"/>
                <w:b w:val="1"/>
                <w:bCs w:val="1"/>
                <w:lang w:val="en-GB"/>
              </w:rPr>
              <w:t>S 2023</w:t>
            </w:r>
          </w:p>
        </w:tc>
        <w:tc>
          <w:tcPr>
            <w:tcW w:w="3846" w:type="pct"/>
            <w:shd w:val="clear" w:color="auto" w:fill="auto"/>
            <w:tcMar/>
            <w:vAlign w:val="center"/>
          </w:tcPr>
          <w:p w:rsidRPr="00787CD4" w:rsidR="003B6D0C" w:rsidP="710194F1" w:rsidRDefault="003B6D0C" w14:paraId="70A0C34F" w14:textId="46F1B06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jc w:val="center"/>
              <w:rPr>
                <w:rFonts w:cs="Calibri" w:cstheme="minorAscii"/>
                <w:b w:val="1"/>
                <w:bCs w:val="1"/>
                <w:lang w:val="en-GB"/>
              </w:rPr>
            </w:pPr>
            <w:r w:rsidRPr="710194F1" w:rsidR="20251A6F">
              <w:rPr>
                <w:rFonts w:cs="Calibri" w:cstheme="minorAscii"/>
                <w:b w:val="1"/>
                <w:bCs w:val="1"/>
                <w:lang w:val="en-GB"/>
              </w:rPr>
              <w:t>Attended (and presented at) the University Teaching and Learning Conference</w:t>
            </w:r>
          </w:p>
        </w:tc>
      </w:tr>
      <w:tr w:rsidRPr="00787CD4" w:rsidR="003B6D0C" w:rsidTr="710194F1" w14:paraId="42CB06E1" w14:textId="77777777">
        <w:trPr>
          <w:cantSplit/>
          <w:trHeight w:val="463"/>
        </w:trPr>
        <w:tc>
          <w:tcPr>
            <w:tcW w:w="1154" w:type="pct"/>
            <w:shd w:val="clear" w:color="auto" w:fill="auto"/>
            <w:tcMar/>
          </w:tcPr>
          <w:p w:rsidRPr="00787CD4" w:rsidR="003B6D0C" w:rsidP="710194F1" w:rsidRDefault="003B6D0C" w14:paraId="3C7FDBCE" w14:textId="2ABFC771">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rPr>
                <w:rFonts w:cs="Calibri" w:cstheme="minorAscii"/>
                <w:lang w:val="en-GB"/>
              </w:rPr>
            </w:pPr>
            <w:r w:rsidRPr="710194F1" w:rsidR="35DEC7B2">
              <w:rPr>
                <w:rFonts w:cs="Calibri" w:cstheme="minorAscii"/>
                <w:lang w:val="en-GB"/>
              </w:rPr>
              <w:t xml:space="preserve">              </w:t>
            </w:r>
            <w:r w:rsidRPr="710194F1" w:rsidR="003B6D0C">
              <w:rPr>
                <w:rFonts w:cs="Calibri" w:cstheme="minorAscii"/>
                <w:lang w:val="en-GB"/>
              </w:rPr>
              <w:t xml:space="preserve"> </w:t>
            </w:r>
            <w:r w:rsidRPr="710194F1" w:rsidR="43C12138">
              <w:rPr>
                <w:rFonts w:cs="Calibri" w:cstheme="minorAscii"/>
                <w:lang w:val="en-GB"/>
              </w:rPr>
              <w:t>W 2024</w:t>
            </w:r>
          </w:p>
        </w:tc>
        <w:tc>
          <w:tcPr>
            <w:tcW w:w="3846" w:type="pct"/>
            <w:shd w:val="clear" w:color="auto" w:fill="auto"/>
            <w:tcMar/>
          </w:tcPr>
          <w:p w:rsidRPr="00787CD4" w:rsidR="003B6D0C" w:rsidP="710194F1" w:rsidRDefault="003B6D0C" w14:paraId="10204A4D" w14:textId="24E5251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rPr>
                <w:rFonts w:cs="Calibri" w:cstheme="minorAscii"/>
                <w:lang w:val="en-GB"/>
              </w:rPr>
            </w:pPr>
            <w:r w:rsidRPr="710194F1" w:rsidR="003B6D0C">
              <w:rPr>
                <w:rFonts w:cs="Calibri" w:cstheme="minorAscii"/>
                <w:lang w:val="en-GB"/>
              </w:rPr>
              <w:t xml:space="preserve"> </w:t>
            </w:r>
            <w:r w:rsidRPr="710194F1" w:rsidR="01E29BC8">
              <w:rPr>
                <w:rFonts w:cs="Calibri" w:cstheme="minorAscii"/>
                <w:lang w:val="en-GB"/>
              </w:rPr>
              <w:t xml:space="preserve">       </w:t>
            </w:r>
            <w:r w:rsidRPr="710194F1" w:rsidR="0CF6B99E">
              <w:rPr>
                <w:rFonts w:cs="Calibri" w:cstheme="minorAscii"/>
                <w:lang w:val="en-GB"/>
              </w:rPr>
              <w:t xml:space="preserve">Completed </w:t>
            </w:r>
            <w:r w:rsidRPr="710194F1" w:rsidR="5F065C72">
              <w:rPr>
                <w:rFonts w:cs="Calibri" w:cstheme="minorAscii"/>
                <w:lang w:val="en-GB"/>
              </w:rPr>
              <w:t xml:space="preserve">entire </w:t>
            </w:r>
            <w:r w:rsidRPr="710194F1" w:rsidR="0CF6B99E">
              <w:rPr>
                <w:rFonts w:cs="Calibri" w:cstheme="minorAscii"/>
                <w:lang w:val="en-GB"/>
              </w:rPr>
              <w:t xml:space="preserve">certification </w:t>
            </w:r>
            <w:r w:rsidRPr="710194F1" w:rsidR="35C15277">
              <w:rPr>
                <w:rFonts w:cs="Calibri" w:cstheme="minorAscii"/>
                <w:lang w:val="en-GB"/>
              </w:rPr>
              <w:t>process</w:t>
            </w:r>
          </w:p>
          <w:p w:rsidRPr="00787CD4" w:rsidR="003B6D0C" w:rsidP="001E65F3" w:rsidRDefault="003B6D0C" w14:paraId="41CF24FE"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bl>
    <w:p w:rsidRPr="00787CD4" w:rsidR="00F1389A" w:rsidP="003B6D0C" w:rsidRDefault="003B6D0C" w14:paraId="50CAB9D6" w14:textId="50089C56">
      <w:pPr>
        <w:tabs>
          <w:tab w:val="left" w:pos="-1440"/>
          <w:tab w:val="left" w:pos="-720"/>
          <w:tab w:val="left" w:pos="360"/>
        </w:tabs>
        <w:spacing w:after="0" w:line="240" w:lineRule="auto"/>
        <w:rPr>
          <w:rFonts w:cstheme="minorHAnsi"/>
        </w:rPr>
      </w:pPr>
      <w:r w:rsidRPr="00787CD4">
        <w:rPr>
          <w:rFonts w:cstheme="minorHAnsi"/>
        </w:rPr>
        <w:t>Add additional rows as necessary.</w:t>
      </w:r>
    </w:p>
    <w:p w:rsidRPr="00787CD4" w:rsidR="000274A7" w:rsidP="003B6D0C" w:rsidRDefault="000274A7" w14:paraId="756276B7" w14:textId="0C5BA107">
      <w:pPr>
        <w:tabs>
          <w:tab w:val="left" w:pos="-1440"/>
          <w:tab w:val="left" w:pos="-720"/>
          <w:tab w:val="left" w:pos="360"/>
        </w:tabs>
        <w:spacing w:after="0" w:line="240" w:lineRule="auto"/>
        <w:rPr>
          <w:rFonts w:cstheme="minorHAnsi"/>
        </w:rPr>
      </w:pPr>
    </w:p>
    <w:p w:rsidRPr="00787CD4" w:rsidR="002274EC" w:rsidP="003B6D0C" w:rsidRDefault="002274EC" w14:paraId="18D0B715" w14:textId="1A0C5AC7">
      <w:pPr>
        <w:tabs>
          <w:tab w:val="left" w:pos="-1440"/>
          <w:tab w:val="left" w:pos="-720"/>
          <w:tab w:val="left" w:pos="360"/>
        </w:tabs>
        <w:spacing w:after="0" w:line="240" w:lineRule="auto"/>
        <w:rPr>
          <w:rFonts w:cstheme="minorHAnsi"/>
        </w:rPr>
      </w:pPr>
    </w:p>
    <w:p w:rsidRPr="00787CD4" w:rsidR="00F1389A" w:rsidP="000274A7" w:rsidRDefault="000274A7" w14:paraId="0B530F5C" w14:textId="21794BC8">
      <w:pPr>
        <w:pStyle w:val="ListParagraph"/>
        <w:numPr>
          <w:ilvl w:val="1"/>
          <w:numId w:val="24"/>
        </w:numPr>
        <w:tabs>
          <w:tab w:val="left" w:pos="360"/>
        </w:tabs>
        <w:ind w:left="284" w:hanging="284"/>
        <w:rPr>
          <w:rFonts w:cstheme="minorHAnsi"/>
        </w:rPr>
      </w:pPr>
      <w:r w:rsidRPr="00787CD4">
        <w:rPr>
          <w:rFonts w:cstheme="minorHAnsi"/>
          <w:b/>
          <w:bCs/>
        </w:rPr>
        <w:t xml:space="preserve"> </w:t>
      </w:r>
      <w:r w:rsidRPr="00787CD4" w:rsidR="00F1389A">
        <w:rPr>
          <w:rFonts w:cstheme="minorHAnsi"/>
          <w:b/>
          <w:bCs/>
        </w:rPr>
        <w:t xml:space="preserve">Please list work on the </w:t>
      </w:r>
      <w:r w:rsidRPr="00787CD4" w:rsidR="00F1389A">
        <w:rPr>
          <w:rFonts w:eastAsia="Calibri" w:cstheme="minorHAnsi"/>
          <w:b/>
          <w:bCs/>
        </w:rPr>
        <w:t>Scholarship of Teaching and Learning (e.g., publications</w:t>
      </w:r>
      <w:r w:rsidRPr="00787CD4" w:rsidR="00F1389A">
        <w:rPr>
          <w:rFonts w:cstheme="minorHAnsi"/>
          <w:b/>
          <w:bCs/>
        </w:rPr>
        <w:t>, presentations at conferences or workshops, etc.</w:t>
      </w:r>
      <w:r w:rsidRPr="00787CD4" w:rsidR="00F1389A">
        <w:rPr>
          <w:rFonts w:eastAsia="Calibri" w:cstheme="minorHAnsi"/>
          <w:b/>
          <w:bCs/>
        </w:rPr>
        <w:t>) undertaken during the evaluation period</w:t>
      </w:r>
      <w:r w:rsidRPr="00787CD4" w:rsidR="00F1389A">
        <w:rPr>
          <w:rFonts w:eastAsia="Calibri" w:cstheme="minorHAnsi"/>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0"/>
        <w:gridCol w:w="8300"/>
      </w:tblGrid>
      <w:tr w:rsidRPr="00787CD4" w:rsidR="00F1389A" w:rsidTr="710194F1" w14:paraId="25A58F64" w14:textId="77777777">
        <w:trPr>
          <w:cantSplit/>
          <w:trHeight w:val="1035"/>
          <w:tblHeader/>
        </w:trPr>
        <w:tc>
          <w:tcPr>
            <w:tcW w:w="1154" w:type="pct"/>
            <w:shd w:val="clear" w:color="auto" w:fill="auto"/>
            <w:tcMar/>
            <w:vAlign w:val="center"/>
          </w:tcPr>
          <w:p w:rsidRPr="00787CD4" w:rsidR="00F1389A" w:rsidP="001E65F3" w:rsidRDefault="00F1389A" w14:paraId="19A0C74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Date</w:t>
            </w:r>
          </w:p>
        </w:tc>
        <w:tc>
          <w:tcPr>
            <w:tcW w:w="3846" w:type="pct"/>
            <w:shd w:val="clear" w:color="auto" w:fill="auto"/>
            <w:tcMar/>
            <w:vAlign w:val="center"/>
          </w:tcPr>
          <w:p w:rsidRPr="00787CD4" w:rsidR="00F1389A" w:rsidP="001E65F3" w:rsidRDefault="00F1389A" w14:paraId="48093E3D" w14:textId="5BB28E00">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Scholarship of </w:t>
            </w:r>
            <w:r w:rsidR="00DC0A72">
              <w:rPr>
                <w:rFonts w:cstheme="minorHAnsi"/>
                <w:b/>
                <w:lang w:val="en-GB"/>
              </w:rPr>
              <w:t>t</w:t>
            </w:r>
            <w:r w:rsidRPr="00787CD4">
              <w:rPr>
                <w:rFonts w:cstheme="minorHAnsi"/>
                <w:b/>
                <w:lang w:val="en-GB"/>
              </w:rPr>
              <w:t xml:space="preserve">eaching and </w:t>
            </w:r>
            <w:r w:rsidR="00DC0A72">
              <w:rPr>
                <w:rFonts w:cstheme="minorHAnsi"/>
                <w:b/>
                <w:lang w:val="en-GB"/>
              </w:rPr>
              <w:t>l</w:t>
            </w:r>
            <w:r w:rsidRPr="00787CD4">
              <w:rPr>
                <w:rFonts w:cstheme="minorHAnsi"/>
                <w:b/>
                <w:lang w:val="en-GB"/>
              </w:rPr>
              <w:t>earning</w:t>
            </w:r>
          </w:p>
        </w:tc>
      </w:tr>
      <w:tr w:rsidRPr="00787CD4" w:rsidR="00F1389A" w:rsidTr="710194F1" w14:paraId="22D86E6C" w14:textId="77777777">
        <w:trPr>
          <w:cantSplit/>
          <w:trHeight w:val="1035"/>
          <w:tblHeader/>
        </w:trPr>
        <w:tc>
          <w:tcPr>
            <w:tcW w:w="1154" w:type="pct"/>
            <w:shd w:val="clear" w:color="auto" w:fill="auto"/>
            <w:tcMar/>
            <w:vAlign w:val="center"/>
          </w:tcPr>
          <w:p w:rsidRPr="00787CD4" w:rsidR="00F1389A" w:rsidP="710194F1" w:rsidRDefault="00F1389A" w14:paraId="5B7AB203" w14:textId="457CE906">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jc w:val="center"/>
              <w:rPr>
                <w:rFonts w:cs="Calibri" w:cstheme="minorAscii"/>
                <w:b w:val="1"/>
                <w:bCs w:val="1"/>
                <w:lang w:val="en-GB"/>
              </w:rPr>
            </w:pPr>
            <w:r w:rsidRPr="710194F1" w:rsidR="00443DFF">
              <w:rPr>
                <w:rFonts w:cs="Calibri" w:cstheme="minorAscii"/>
                <w:b w:val="1"/>
                <w:bCs w:val="1"/>
                <w:lang w:val="en-GB"/>
              </w:rPr>
              <w:t>S 2023</w:t>
            </w:r>
          </w:p>
        </w:tc>
        <w:tc>
          <w:tcPr>
            <w:tcW w:w="3846" w:type="pct"/>
            <w:shd w:val="clear" w:color="auto" w:fill="auto"/>
            <w:tcMar/>
            <w:vAlign w:val="center"/>
          </w:tcPr>
          <w:p w:rsidRPr="00787CD4" w:rsidR="00F1389A" w:rsidP="710194F1" w:rsidRDefault="00F1389A" w14:paraId="0D0C1042" w14:textId="31AC5A2C">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jc w:val="center"/>
              <w:rPr>
                <w:rFonts w:cs="Calibri" w:cstheme="minorAscii"/>
                <w:b w:val="1"/>
                <w:bCs w:val="1"/>
                <w:lang w:val="en-GB"/>
              </w:rPr>
            </w:pPr>
            <w:r w:rsidRPr="710194F1" w:rsidR="605E81A0">
              <w:rPr>
                <w:rFonts w:cs="Calibri" w:cstheme="minorAscii"/>
                <w:b w:val="1"/>
                <w:bCs w:val="1"/>
                <w:lang w:val="en-GB"/>
              </w:rPr>
              <w:t>Invited workshop</w:t>
            </w:r>
            <w:r w:rsidRPr="710194F1" w:rsidR="00443DFF">
              <w:rPr>
                <w:rFonts w:cs="Calibri" w:cstheme="minorAscii"/>
                <w:b w:val="1"/>
                <w:bCs w:val="1"/>
                <w:lang w:val="en-GB"/>
              </w:rPr>
              <w:t xml:space="preserve"> on the use of CDI pedagogy modules in my classes (UW Teaching Conf)</w:t>
            </w:r>
          </w:p>
        </w:tc>
      </w:tr>
      <w:tr w:rsidRPr="00787CD4" w:rsidR="00F1389A" w:rsidTr="710194F1" w14:paraId="158EADCC" w14:textId="77777777">
        <w:trPr>
          <w:cantSplit/>
          <w:trHeight w:val="463"/>
        </w:trPr>
        <w:tc>
          <w:tcPr>
            <w:tcW w:w="1154" w:type="pct"/>
            <w:shd w:val="clear" w:color="auto" w:fill="auto"/>
            <w:tcMar/>
          </w:tcPr>
          <w:p w:rsidRPr="00787CD4" w:rsidR="00F1389A" w:rsidP="710194F1" w:rsidRDefault="00F1389A" w14:paraId="6410F2C9" w14:textId="73C19B89">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rPr>
                <w:rFonts w:cs="Calibri" w:cstheme="minorAscii"/>
                <w:lang w:val="en-GB"/>
              </w:rPr>
            </w:pPr>
            <w:r w:rsidRPr="710194F1" w:rsidR="508A2FB7">
              <w:rPr>
                <w:rFonts w:cs="Calibri" w:cstheme="minorAscii"/>
                <w:lang w:val="en-GB"/>
              </w:rPr>
              <w:t xml:space="preserve">               </w:t>
            </w:r>
            <w:r w:rsidRPr="710194F1" w:rsidR="00F1389A">
              <w:rPr>
                <w:rFonts w:cs="Calibri" w:cstheme="minorAscii"/>
                <w:lang w:val="en-GB"/>
              </w:rPr>
              <w:t xml:space="preserve"> </w:t>
            </w:r>
            <w:r w:rsidRPr="710194F1" w:rsidR="591BAB1F">
              <w:rPr>
                <w:rFonts w:cs="Calibri" w:cstheme="minorAscii"/>
                <w:lang w:val="en-GB"/>
              </w:rPr>
              <w:t>S 2023</w:t>
            </w:r>
          </w:p>
        </w:tc>
        <w:tc>
          <w:tcPr>
            <w:tcW w:w="3846" w:type="pct"/>
            <w:shd w:val="clear" w:color="auto" w:fill="auto"/>
            <w:tcMar/>
          </w:tcPr>
          <w:p w:rsidRPr="00787CD4" w:rsidR="00F1389A" w:rsidP="710194F1" w:rsidRDefault="00F1389A" w14:paraId="793EE2C8" w14:textId="4A388BAA">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rPr>
                <w:rFonts w:cs="Calibri" w:cstheme="minorAscii"/>
                <w:lang w:val="en-GB"/>
              </w:rPr>
            </w:pPr>
            <w:r w:rsidRPr="710194F1" w:rsidR="00F1389A">
              <w:rPr>
                <w:rFonts w:cs="Calibri" w:cstheme="minorAscii"/>
                <w:lang w:val="en-GB"/>
              </w:rPr>
              <w:t xml:space="preserve"> </w:t>
            </w:r>
            <w:r w:rsidRPr="710194F1" w:rsidR="25BBAF41">
              <w:rPr>
                <w:rFonts w:cs="Calibri" w:cstheme="minorAscii"/>
                <w:lang w:val="en-GB"/>
              </w:rPr>
              <w:t xml:space="preserve"> Presented </w:t>
            </w:r>
            <w:r w:rsidRPr="710194F1" w:rsidR="07623085">
              <w:rPr>
                <w:rFonts w:cs="Calibri" w:cstheme="minorAscii"/>
                <w:lang w:val="en-GB"/>
              </w:rPr>
              <w:t xml:space="preserve">preliminary class </w:t>
            </w:r>
            <w:r w:rsidRPr="710194F1" w:rsidR="25BBAF41">
              <w:rPr>
                <w:rFonts w:cs="Calibri" w:cstheme="minorAscii"/>
                <w:lang w:val="en-GB"/>
              </w:rPr>
              <w:t>research</w:t>
            </w:r>
            <w:r w:rsidRPr="710194F1" w:rsidR="5C9251D7">
              <w:rPr>
                <w:rFonts w:cs="Calibri" w:cstheme="minorAscii"/>
                <w:lang w:val="en-GB"/>
              </w:rPr>
              <w:t xml:space="preserve"> on improving class en</w:t>
            </w:r>
            <w:r w:rsidRPr="710194F1" w:rsidR="69AA63F5">
              <w:rPr>
                <w:rFonts w:cs="Calibri" w:cstheme="minorAscii"/>
                <w:lang w:val="en-GB"/>
              </w:rPr>
              <w:t>g</w:t>
            </w:r>
            <w:r w:rsidRPr="710194F1" w:rsidR="5C9251D7">
              <w:rPr>
                <w:rFonts w:cs="Calibri" w:cstheme="minorAscii"/>
                <w:lang w:val="en-GB"/>
              </w:rPr>
              <w:t xml:space="preserve">agement/discussion using </w:t>
            </w:r>
            <w:r w:rsidRPr="710194F1" w:rsidR="0D1FCD2B">
              <w:rPr>
                <w:rFonts w:cs="Calibri" w:cstheme="minorAscii"/>
                <w:lang w:val="en-GB"/>
              </w:rPr>
              <w:t xml:space="preserve">      </w:t>
            </w:r>
            <w:r w:rsidRPr="710194F1" w:rsidR="5C9251D7">
              <w:rPr>
                <w:rFonts w:cs="Calibri" w:cstheme="minorAscii"/>
                <w:lang w:val="en-GB"/>
              </w:rPr>
              <w:t>CDI modules (Heterodox Academy</w:t>
            </w:r>
            <w:r w:rsidRPr="710194F1" w:rsidR="6DF77A42">
              <w:rPr>
                <w:rFonts w:cs="Calibri" w:cstheme="minorAscii"/>
                <w:lang w:val="en-GB"/>
              </w:rPr>
              <w:t xml:space="preserve"> Annual C</w:t>
            </w:r>
            <w:r w:rsidRPr="710194F1" w:rsidR="3B6AC2BC">
              <w:rPr>
                <w:rFonts w:cs="Calibri" w:cstheme="minorAscii"/>
                <w:lang w:val="en-GB"/>
              </w:rPr>
              <w:t>o</w:t>
            </w:r>
            <w:r w:rsidRPr="710194F1" w:rsidR="6DF77A42">
              <w:rPr>
                <w:rFonts w:cs="Calibri" w:cstheme="minorAscii"/>
                <w:lang w:val="en-GB"/>
              </w:rPr>
              <w:t>nference</w:t>
            </w:r>
            <w:r w:rsidRPr="710194F1" w:rsidR="5C9251D7">
              <w:rPr>
                <w:rFonts w:cs="Calibri" w:cstheme="minorAscii"/>
                <w:lang w:val="en-GB"/>
              </w:rPr>
              <w:t>, Chicago)</w:t>
            </w:r>
          </w:p>
          <w:p w:rsidR="710194F1" w:rsidP="710194F1" w:rsidRDefault="710194F1" w14:paraId="676A09D9" w14:textId="5C9387C0">
            <w:pPr>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rPr>
                <w:rFonts w:cs="Calibri" w:cstheme="minorAscii"/>
                <w:lang w:val="en-GB"/>
              </w:rPr>
            </w:pPr>
          </w:p>
          <w:p w:rsidR="686B2614" w:rsidP="710194F1" w:rsidRDefault="686B2614" w14:paraId="640663F0" w14:textId="37081FCB">
            <w:pPr>
              <w:pStyle w:val="Normal"/>
              <w:suppressLineNumbers w:val="0"/>
              <w:tabs>
                <w:tab w:val="left" w:leader="none" w:pos="288"/>
                <w:tab w:val="left" w:leader="none" w:pos="864"/>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3040"/>
                <w:tab w:val="left" w:leader="none" w:pos="24480"/>
                <w:tab w:val="left" w:leader="none" w:pos="25920"/>
                <w:tab w:val="left" w:leader="none" w:pos="27360"/>
                <w:tab w:val="left" w:leader="none" w:pos="28800"/>
                <w:tab w:val="left" w:leader="none" w:pos="30240"/>
                <w:tab w:val="left" w:leader="none" w:pos="31680"/>
              </w:tabs>
              <w:bidi w:val="0"/>
              <w:spacing w:before="0" w:beforeAutospacing="off" w:after="160" w:afterAutospacing="off" w:line="259" w:lineRule="auto"/>
              <w:ind w:left="0" w:right="0"/>
              <w:jc w:val="left"/>
              <w:rPr>
                <w:rFonts w:cs="Calibri" w:cstheme="minorAscii"/>
                <w:lang w:val="en-GB"/>
              </w:rPr>
            </w:pPr>
            <w:r w:rsidRPr="710194F1" w:rsidR="686B2614">
              <w:rPr>
                <w:rFonts w:cs="Calibri" w:cstheme="minorAscii"/>
                <w:lang w:val="en-GB"/>
              </w:rPr>
              <w:t xml:space="preserve">  </w:t>
            </w:r>
            <w:r w:rsidRPr="710194F1" w:rsidR="5C9251D7">
              <w:rPr>
                <w:rFonts w:cs="Calibri" w:cstheme="minorAscii"/>
                <w:lang w:val="en-GB"/>
              </w:rPr>
              <w:t>Invited talk on increasing en</w:t>
            </w:r>
            <w:r w:rsidRPr="710194F1" w:rsidR="2B5BBA54">
              <w:rPr>
                <w:rFonts w:cs="Calibri" w:cstheme="minorAscii"/>
                <w:lang w:val="en-GB"/>
              </w:rPr>
              <w:t>g</w:t>
            </w:r>
            <w:r w:rsidRPr="710194F1" w:rsidR="5C9251D7">
              <w:rPr>
                <w:rFonts w:cs="Calibri" w:cstheme="minorAscii"/>
                <w:lang w:val="en-GB"/>
              </w:rPr>
              <w:t xml:space="preserve">agement/discussion in the class using CDI tool (Constructive </w:t>
            </w:r>
            <w:r w:rsidRPr="710194F1" w:rsidR="58626D6E">
              <w:rPr>
                <w:rFonts w:cs="Calibri" w:cstheme="minorAscii"/>
                <w:lang w:val="en-GB"/>
              </w:rPr>
              <w:t xml:space="preserve">  D</w:t>
            </w:r>
            <w:r w:rsidRPr="710194F1" w:rsidR="5C9251D7">
              <w:rPr>
                <w:rFonts w:cs="Calibri" w:cstheme="minorAscii"/>
                <w:lang w:val="en-GB"/>
              </w:rPr>
              <w:t xml:space="preserve">ialogue Institute Annual </w:t>
            </w:r>
            <w:r w:rsidRPr="710194F1" w:rsidR="4F803D3D">
              <w:rPr>
                <w:rFonts w:cs="Calibri" w:cstheme="minorAscii"/>
                <w:lang w:val="en-GB"/>
              </w:rPr>
              <w:t xml:space="preserve">conference) </w:t>
            </w:r>
            <w:r w:rsidRPr="710194F1" w:rsidR="5C9251D7">
              <w:rPr>
                <w:rFonts w:cs="Calibri" w:cstheme="minorAscii"/>
                <w:lang w:val="en-GB"/>
              </w:rPr>
              <w:t>Denver, CO)</w:t>
            </w:r>
          </w:p>
          <w:p w:rsidRPr="00787CD4" w:rsidR="00F1389A" w:rsidP="001E65F3" w:rsidRDefault="00F1389A" w14:paraId="7C8F03B8"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r w:rsidRPr="00787CD4" w:rsidR="00F1389A" w:rsidTr="710194F1" w14:paraId="566E5725" w14:textId="77777777">
        <w:trPr>
          <w:cantSplit/>
          <w:trHeight w:val="463"/>
        </w:trPr>
        <w:tc>
          <w:tcPr>
            <w:tcW w:w="1154" w:type="pct"/>
            <w:tcBorders>
              <w:bottom w:val="single" w:color="auto" w:sz="4" w:space="0"/>
            </w:tcBorders>
            <w:shd w:val="clear" w:color="auto" w:fill="auto"/>
            <w:tcMar/>
          </w:tcPr>
          <w:p w:rsidRPr="00787CD4" w:rsidR="00F1389A" w:rsidP="001E65F3" w:rsidRDefault="00F1389A" w14:paraId="1DAE19A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3846" w:type="pct"/>
            <w:tcBorders>
              <w:bottom w:val="single" w:color="auto" w:sz="4" w:space="0"/>
            </w:tcBorders>
            <w:shd w:val="clear" w:color="auto" w:fill="auto"/>
            <w:tcMar/>
          </w:tcPr>
          <w:p w:rsidRPr="00787CD4" w:rsidR="00F1389A" w:rsidP="001E65F3" w:rsidRDefault="00F1389A" w14:paraId="3B1A7AB3"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p w:rsidRPr="00787CD4" w:rsidR="00F1389A" w:rsidP="001E65F3" w:rsidRDefault="00F1389A" w14:paraId="01E201DE"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r>
    </w:tbl>
    <w:p w:rsidRPr="00787CD4" w:rsidR="00F1389A" w:rsidP="00F1389A" w:rsidRDefault="00F1389A" w14:paraId="62121ACE" w14:textId="77777777">
      <w:pPr>
        <w:tabs>
          <w:tab w:val="left" w:pos="-1440"/>
          <w:tab w:val="left" w:pos="-720"/>
          <w:tab w:val="left" w:pos="360"/>
        </w:tabs>
        <w:spacing w:after="0" w:line="240" w:lineRule="auto"/>
        <w:rPr>
          <w:rFonts w:cstheme="minorHAnsi"/>
        </w:rPr>
      </w:pPr>
    </w:p>
    <w:p w:rsidRPr="00787CD4" w:rsidR="00F1389A" w:rsidP="00F1389A" w:rsidRDefault="00F1389A" w14:paraId="6B9B450C" w14:textId="77777777">
      <w:pPr>
        <w:tabs>
          <w:tab w:val="left" w:pos="-1440"/>
          <w:tab w:val="left" w:pos="-720"/>
          <w:tab w:val="left" w:pos="360"/>
        </w:tabs>
        <w:spacing w:after="0" w:line="240" w:lineRule="auto"/>
        <w:rPr>
          <w:rFonts w:cstheme="minorHAnsi"/>
        </w:rPr>
      </w:pPr>
      <w:r w:rsidRPr="00787CD4">
        <w:rPr>
          <w:rFonts w:cstheme="minorHAnsi"/>
        </w:rPr>
        <w:t>Add additional rows as necessary.</w:t>
      </w:r>
    </w:p>
    <w:p w:rsidRPr="00787CD4" w:rsidR="00F1389A" w:rsidP="00F1389A" w:rsidRDefault="00F1389A" w14:paraId="3EB4D2FF" w14:textId="77777777">
      <w:pPr>
        <w:tabs>
          <w:tab w:val="left" w:pos="-1440"/>
          <w:tab w:val="left" w:pos="-720"/>
          <w:tab w:val="left" w:pos="360"/>
        </w:tabs>
        <w:spacing w:after="0" w:line="240" w:lineRule="auto"/>
        <w:rPr>
          <w:rFonts w:cstheme="minorHAnsi"/>
        </w:rPr>
      </w:pPr>
    </w:p>
    <w:p w:rsidRPr="00787CD4" w:rsidR="00F1389A" w:rsidP="003B6D0C" w:rsidRDefault="00F1389A" w14:paraId="0549F8F2" w14:textId="712FE2FD">
      <w:pPr>
        <w:tabs>
          <w:tab w:val="left" w:pos="-1440"/>
          <w:tab w:val="left" w:pos="-720"/>
          <w:tab w:val="left" w:pos="360"/>
        </w:tabs>
        <w:spacing w:after="0" w:line="240" w:lineRule="auto"/>
        <w:rPr>
          <w:rFonts w:cstheme="minorHAnsi"/>
          <w:lang w:val="en-GB"/>
        </w:rPr>
      </w:pPr>
    </w:p>
    <w:p w:rsidRPr="00787CD4" w:rsidR="00C64EBC" w:rsidP="00C64EBC" w:rsidRDefault="00C64EBC" w14:paraId="15541952" w14:textId="75DBBC0B">
      <w:pPr>
        <w:tabs>
          <w:tab w:val="left" w:pos="-1440"/>
          <w:tab w:val="left" w:pos="-720"/>
        </w:tabs>
        <w:rPr>
          <w:rFonts w:cstheme="minorHAnsi"/>
          <w:lang w:val="en-GB"/>
        </w:rPr>
      </w:pPr>
      <w:r w:rsidRPr="00787CD4">
        <w:rPr>
          <w:rFonts w:cstheme="minorHAnsi"/>
          <w:b/>
          <w:lang w:val="en-GB"/>
        </w:rPr>
        <w:t xml:space="preserve">2.  </w:t>
      </w:r>
      <w:r w:rsidRPr="00787CD4" w:rsidR="00452857">
        <w:rPr>
          <w:rFonts w:cstheme="minorHAnsi"/>
          <w:b/>
          <w:u w:val="single"/>
          <w:lang w:val="en-GB"/>
        </w:rPr>
        <w:t xml:space="preserve">Student </w:t>
      </w:r>
      <w:r w:rsidRPr="00787CD4">
        <w:rPr>
          <w:rFonts w:cstheme="minorHAnsi"/>
          <w:b/>
          <w:u w:val="single"/>
          <w:lang w:val="en-GB"/>
        </w:rPr>
        <w:t>Supervision</w:t>
      </w:r>
      <w:r w:rsidRPr="00787CD4" w:rsidR="00452857">
        <w:rPr>
          <w:rFonts w:cstheme="minorHAnsi"/>
          <w:b/>
          <w:lang w:val="en-GB"/>
        </w:rPr>
        <w:t>:</w:t>
      </w:r>
    </w:p>
    <w:p w:rsidRPr="00787CD4" w:rsidR="00713BCB" w:rsidP="00713BCB" w:rsidRDefault="00B6703C" w14:paraId="79B3FFA6" w14:textId="05C8C893">
      <w:pPr>
        <w:rPr>
          <w:rFonts w:cstheme="minorHAnsi"/>
        </w:rPr>
      </w:pPr>
      <w:r w:rsidRPr="00787CD4">
        <w:rPr>
          <w:rFonts w:cstheme="minorHAnsi"/>
          <w:lang w:val="en-GB"/>
        </w:rPr>
        <w:t xml:space="preserve"> </w:t>
      </w:r>
      <w:r w:rsidRPr="00787CD4" w:rsidR="00713BCB">
        <w:rPr>
          <w:rFonts w:cstheme="minorHAnsi"/>
        </w:rPr>
        <w:t>Please list the supervision tasks that you have undertaken over the evaluation period</w:t>
      </w:r>
      <w:r w:rsidRPr="00787CD4" w:rsidR="0099157D">
        <w:rPr>
          <w:rFonts w:cstheme="minorHAnsi"/>
        </w:rPr>
        <w:t>.</w:t>
      </w:r>
    </w:p>
    <w:p w:rsidRPr="00787CD4" w:rsidR="006A3BF5" w:rsidP="0D6467B8" w:rsidRDefault="007A4CB6" w14:paraId="3F0E7E97" w14:textId="25CFC28E">
      <w:pPr>
        <w:rPr>
          <w:b/>
          <w:bCs/>
        </w:rPr>
      </w:pPr>
      <w:r w:rsidRPr="0D6467B8">
        <w:rPr>
          <w:b/>
          <w:bCs/>
        </w:rPr>
        <w:t xml:space="preserve">2.1   </w:t>
      </w:r>
      <w:r w:rsidRPr="0D6467B8" w:rsidR="006A3BF5">
        <w:rPr>
          <w:b/>
          <w:bCs/>
        </w:rPr>
        <w:t xml:space="preserve">Undergraduate student: </w:t>
      </w:r>
      <w:r w:rsidRPr="0D6467B8" w:rsidR="008D0B9A">
        <w:rPr>
          <w:b/>
          <w:bCs/>
        </w:rPr>
        <w:t>T</w:t>
      </w:r>
      <w:r w:rsidRPr="0D6467B8" w:rsidR="006A3BF5">
        <w:rPr>
          <w:b/>
          <w:bCs/>
        </w:rPr>
        <w:t>otal (</w:t>
      </w:r>
      <w:sdt>
        <w:sdtPr>
          <w:rPr>
            <w:b/>
            <w:bCs/>
            <w:lang w:val="en-GB"/>
          </w:rPr>
          <w:alias w:val="enter #"/>
          <w:tag w:val="enter #"/>
          <w:id w:val="-1608654009"/>
          <w:placeholder>
            <w:docPart w:val="910D0206DB084C28898BC97D08E24251"/>
          </w:placeholder>
        </w:sdtPr>
        <w:sdtEndPr/>
        <w:sdtContent>
          <w:r w:rsidRPr="0D6467B8" w:rsidR="00885B4D">
            <w:rPr>
              <w:b/>
              <w:bCs/>
            </w:rPr>
            <w:t xml:space="preserve">   </w:t>
          </w:r>
          <w:r w:rsidRPr="0D6467B8" w:rsidR="00713BCB">
            <w:rPr>
              <w:b/>
              <w:bCs/>
            </w:rPr>
            <w:t xml:space="preserve"> </w:t>
          </w:r>
        </w:sdtContent>
      </w:sdt>
      <w:r w:rsidRPr="0D6467B8" w:rsidR="006A3BF5">
        <w:rPr>
          <w:b/>
          <w:bCs/>
        </w:rPr>
        <w:t xml:space="preserve">); Completed </w:t>
      </w:r>
      <w:r w:rsidRPr="0D6467B8" w:rsidR="00F052CD">
        <w:rPr>
          <w:b/>
          <w:bCs/>
        </w:rPr>
        <w:t xml:space="preserve">( </w:t>
      </w:r>
      <w:r w:rsidRPr="0D6467B8" w:rsidR="00885B4D">
        <w:rPr>
          <w:b/>
          <w:bCs/>
        </w:rPr>
        <w:t xml:space="preserve"> </w:t>
      </w:r>
      <w:r w:rsidRPr="0D6467B8" w:rsidR="00D21159">
        <w:rPr>
          <w:b/>
          <w:bCs/>
        </w:rPr>
        <w:t xml:space="preserve"> </w:t>
      </w:r>
      <w:r w:rsidRPr="0D6467B8" w:rsidR="006A3BF5">
        <w:rPr>
          <w:b/>
          <w:bCs/>
        </w:rPr>
        <w:t xml:space="preserve">); </w:t>
      </w:r>
      <w:r w:rsidRPr="0D6467B8" w:rsidR="00301FF3">
        <w:rPr>
          <w:b/>
          <w:bCs/>
        </w:rPr>
        <w:t>I</w:t>
      </w:r>
      <w:r w:rsidRPr="0D6467B8" w:rsidR="006A3BF5">
        <w:rPr>
          <w:b/>
          <w:bCs/>
        </w:rPr>
        <w:t xml:space="preserve">n </w:t>
      </w:r>
      <w:r w:rsidRPr="0D6467B8" w:rsidR="00301FF3">
        <w:rPr>
          <w:b/>
          <w:bCs/>
        </w:rPr>
        <w:t>p</w:t>
      </w:r>
      <w:r w:rsidRPr="0D6467B8" w:rsidR="006A3BF5">
        <w:rPr>
          <w:b/>
          <w:bCs/>
        </w:rPr>
        <w:t>rogress (</w:t>
      </w:r>
      <w:sdt>
        <w:sdtPr>
          <w:rPr>
            <w:b/>
            <w:bCs/>
            <w:lang w:val="en-GB"/>
          </w:rPr>
          <w:alias w:val="enter#"/>
          <w:tag w:val="enter#"/>
          <w:id w:val="-512771090"/>
          <w:placeholder>
            <w:docPart w:val="DefaultPlaceholder_-1854013439"/>
          </w:placeholder>
          <w:comboBox>
            <w:listItem w:value="Choose an item."/>
          </w:comboBox>
        </w:sdtPr>
        <w:sdtEndPr/>
        <w:sdtContent>
          <w:r w:rsidRPr="0D6467B8" w:rsidR="00713BCB">
            <w:rPr>
              <w:b/>
              <w:bCs/>
            </w:rPr>
            <w:t xml:space="preserve"> </w:t>
          </w:r>
          <w:r w:rsidRPr="0D6467B8" w:rsidR="00885B4D">
            <w:rPr>
              <w:b/>
              <w:bCs/>
            </w:rPr>
            <w:t xml:space="preserve">   </w:t>
          </w:r>
        </w:sdtContent>
      </w:sdt>
      <w:r w:rsidRPr="0D6467B8" w:rsidR="006A3BF5">
        <w:rPr>
          <w:b/>
          <w:bCs/>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38"/>
        <w:gridCol w:w="2842"/>
        <w:gridCol w:w="1936"/>
        <w:gridCol w:w="1757"/>
        <w:gridCol w:w="1817"/>
      </w:tblGrid>
      <w:tr w:rsidRPr="00787CD4" w:rsidR="00DD0F95" w:rsidTr="0099157D" w14:paraId="2F50EEB4" w14:textId="77777777">
        <w:trPr>
          <w:cantSplit/>
          <w:trHeight w:val="20"/>
          <w:tblHeader/>
        </w:trPr>
        <w:tc>
          <w:tcPr>
            <w:tcW w:w="1130" w:type="pct"/>
            <w:shd w:val="clear" w:color="auto" w:fill="auto"/>
            <w:vAlign w:val="center"/>
          </w:tcPr>
          <w:p w:rsidRPr="00787CD4" w:rsidR="00E077D4" w:rsidP="006D78EE" w:rsidRDefault="006A3BF5" w14:paraId="2A1B3562" w14:textId="1D73F87F">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Student </w:t>
            </w:r>
            <w:r w:rsidR="00DC0A72">
              <w:rPr>
                <w:rFonts w:cstheme="minorHAnsi"/>
                <w:b/>
                <w:lang w:val="en-GB"/>
              </w:rPr>
              <w:t>n</w:t>
            </w:r>
            <w:r w:rsidRPr="00787CD4">
              <w:rPr>
                <w:rFonts w:cstheme="minorHAnsi"/>
                <w:b/>
                <w:lang w:val="en-GB"/>
              </w:rPr>
              <w:t>ame</w:t>
            </w:r>
          </w:p>
        </w:tc>
        <w:tc>
          <w:tcPr>
            <w:tcW w:w="1317" w:type="pct"/>
            <w:shd w:val="clear" w:color="auto" w:fill="auto"/>
            <w:vAlign w:val="center"/>
          </w:tcPr>
          <w:p w:rsidRPr="00787CD4" w:rsidR="0058107C" w:rsidP="006D78EE" w:rsidRDefault="006A3BF5" w14:paraId="70DBB1DD"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Thesis/independent study</w:t>
            </w:r>
          </w:p>
        </w:tc>
        <w:tc>
          <w:tcPr>
            <w:tcW w:w="897" w:type="pct"/>
            <w:shd w:val="clear" w:color="auto" w:fill="auto"/>
            <w:vAlign w:val="center"/>
          </w:tcPr>
          <w:p w:rsidRPr="00787CD4" w:rsidR="0058107C" w:rsidP="006D78EE" w:rsidRDefault="0058107C" w14:paraId="37434D2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Start </w:t>
            </w:r>
            <w:r w:rsidRPr="00787CD4" w:rsidR="006A3BF5">
              <w:rPr>
                <w:rFonts w:cstheme="minorHAnsi"/>
                <w:b/>
                <w:lang w:val="en-GB"/>
              </w:rPr>
              <w:t>d</w:t>
            </w:r>
            <w:r w:rsidRPr="00787CD4">
              <w:rPr>
                <w:rFonts w:cstheme="minorHAnsi"/>
                <w:b/>
                <w:lang w:val="en-GB"/>
              </w:rPr>
              <w:t>ate</w:t>
            </w:r>
          </w:p>
        </w:tc>
        <w:tc>
          <w:tcPr>
            <w:tcW w:w="814" w:type="pct"/>
            <w:shd w:val="clear" w:color="auto" w:fill="auto"/>
            <w:vAlign w:val="center"/>
          </w:tcPr>
          <w:p w:rsidRPr="00787CD4" w:rsidR="006A3BF5" w:rsidP="006D78EE" w:rsidRDefault="0058107C" w14:paraId="2BF3409C"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Date of </w:t>
            </w:r>
            <w:r w:rsidRPr="00787CD4" w:rsidR="006A3BF5">
              <w:rPr>
                <w:rFonts w:cstheme="minorHAnsi"/>
                <w:b/>
                <w:lang w:val="en-GB"/>
              </w:rPr>
              <w:t>c</w:t>
            </w:r>
            <w:r w:rsidRPr="00787CD4">
              <w:rPr>
                <w:rFonts w:cstheme="minorHAnsi"/>
                <w:b/>
                <w:lang w:val="en-GB"/>
              </w:rPr>
              <w:t>ompletion</w:t>
            </w:r>
            <w:r w:rsidRPr="00787CD4" w:rsidR="006A3BF5">
              <w:rPr>
                <w:rFonts w:cstheme="minorHAnsi"/>
                <w:b/>
                <w:lang w:val="en-GB"/>
              </w:rPr>
              <w:t>/in progress</w:t>
            </w:r>
          </w:p>
        </w:tc>
        <w:tc>
          <w:tcPr>
            <w:tcW w:w="842" w:type="pct"/>
            <w:shd w:val="clear" w:color="auto" w:fill="auto"/>
            <w:vAlign w:val="center"/>
          </w:tcPr>
          <w:p w:rsidRPr="00787CD4" w:rsidR="0058107C" w:rsidP="006D78EE" w:rsidRDefault="006A3BF5" w14:paraId="2E02750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Co-supervisor (if applicable)</w:t>
            </w:r>
          </w:p>
        </w:tc>
      </w:tr>
      <w:tr w:rsidRPr="00787CD4" w:rsidR="006E3752" w:rsidTr="00452857" w14:paraId="38FA57C4" w14:textId="77777777">
        <w:trPr>
          <w:cantSplit/>
          <w:trHeight w:val="20"/>
        </w:trPr>
        <w:tc>
          <w:tcPr>
            <w:tcW w:w="1130" w:type="pct"/>
            <w:shd w:val="clear" w:color="auto" w:fill="auto"/>
          </w:tcPr>
          <w:p w:rsidRPr="00787CD4" w:rsidR="006E3752" w:rsidP="006E3752" w:rsidRDefault="00713BCB" w14:paraId="7E146FD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p w:rsidRPr="00787CD4" w:rsidR="00054B22" w:rsidP="006E3752" w:rsidRDefault="00054B22" w14:paraId="4EE242B6" w14:textId="07C3D022">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c>
          <w:tcPr>
            <w:tcW w:w="1317" w:type="pct"/>
            <w:shd w:val="clear" w:color="auto" w:fill="auto"/>
          </w:tcPr>
          <w:p w:rsidRPr="00787CD4" w:rsidR="006E3752" w:rsidP="006E3752" w:rsidRDefault="00713BCB" w14:paraId="5926195B" w14:textId="7295864D">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97" w:type="pct"/>
            <w:shd w:val="clear" w:color="auto" w:fill="auto"/>
          </w:tcPr>
          <w:p w:rsidRPr="00787CD4" w:rsidR="006E3752" w:rsidP="006E3752" w:rsidRDefault="00713BCB" w14:paraId="25A79EB6" w14:textId="6C1BB01C">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6E3752" w:rsidP="006E3752" w:rsidRDefault="00713BCB" w14:paraId="2A80801D" w14:textId="1F7C59BF">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42" w:type="pct"/>
            <w:shd w:val="clear" w:color="auto" w:fill="auto"/>
          </w:tcPr>
          <w:p w:rsidRPr="00787CD4" w:rsidR="006E3752" w:rsidP="006E3752" w:rsidRDefault="006E3752" w14:paraId="1EBFA3C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r w:rsidRPr="00787CD4" w:rsidR="00A045CC" w:rsidTr="00452857" w14:paraId="28B1FEA3" w14:textId="77777777">
        <w:trPr>
          <w:cantSplit/>
          <w:trHeight w:val="20"/>
        </w:trPr>
        <w:tc>
          <w:tcPr>
            <w:tcW w:w="1130" w:type="pct"/>
            <w:shd w:val="clear" w:color="auto" w:fill="auto"/>
          </w:tcPr>
          <w:p w:rsidRPr="00787CD4" w:rsidR="00054B22" w:rsidP="006E3752" w:rsidRDefault="00054B22" w14:paraId="2B6613D6"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p w:rsidRPr="00787CD4" w:rsidR="00A045CC" w:rsidP="006E3752" w:rsidRDefault="00713BCB" w14:paraId="27402B52" w14:textId="7052968A">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1317" w:type="pct"/>
            <w:shd w:val="clear" w:color="auto" w:fill="auto"/>
          </w:tcPr>
          <w:p w:rsidRPr="00787CD4" w:rsidR="00A045CC" w:rsidP="006E3752" w:rsidRDefault="00A045CC" w14:paraId="63CAB7C3" w14:textId="1C58FA6E">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c>
          <w:tcPr>
            <w:tcW w:w="897" w:type="pct"/>
            <w:shd w:val="clear" w:color="auto" w:fill="auto"/>
          </w:tcPr>
          <w:p w:rsidRPr="00787CD4" w:rsidR="00A045CC" w:rsidP="006E3752" w:rsidRDefault="00713BCB" w14:paraId="72F89EE9" w14:textId="5FCD00FF">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A045CC" w:rsidP="006E3752" w:rsidRDefault="00713BCB" w14:paraId="46F54023" w14:textId="0B0F3FCD">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42" w:type="pct"/>
            <w:shd w:val="clear" w:color="auto" w:fill="auto"/>
          </w:tcPr>
          <w:p w:rsidRPr="00787CD4" w:rsidR="00A045CC" w:rsidP="006E3752" w:rsidRDefault="00A045CC" w14:paraId="49AA6358"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bl>
    <w:p w:rsidRPr="00787CD4" w:rsidR="00054B22" w:rsidP="00054B22" w:rsidRDefault="00054B22" w14:paraId="243B7516" w14:textId="77777777">
      <w:pPr>
        <w:spacing w:after="0" w:line="240" w:lineRule="auto"/>
        <w:rPr>
          <w:rFonts w:cstheme="minorHAnsi"/>
        </w:rPr>
      </w:pPr>
    </w:p>
    <w:p w:rsidRPr="00787CD4" w:rsidR="0099157D" w:rsidP="00054B22" w:rsidRDefault="0099157D" w14:paraId="61FF38DC" w14:textId="71A6BA06">
      <w:pPr>
        <w:spacing w:after="0" w:line="240" w:lineRule="auto"/>
        <w:rPr>
          <w:rFonts w:cstheme="minorHAnsi"/>
        </w:rPr>
      </w:pPr>
      <w:r w:rsidRPr="00787CD4">
        <w:rPr>
          <w:rFonts w:cstheme="minorHAnsi"/>
        </w:rPr>
        <w:t>Add additional rows as necessary.</w:t>
      </w:r>
    </w:p>
    <w:p w:rsidRPr="00787CD4" w:rsidR="0058107C" w:rsidP="0058107C" w:rsidRDefault="0058107C" w14:paraId="7705D191" w14:textId="67F74EF0">
      <w:pPr>
        <w:tabs>
          <w:tab w:val="left" w:pos="-1440"/>
          <w:tab w:val="left" w:pos="-720"/>
        </w:tabs>
        <w:ind w:left="288" w:hanging="288"/>
        <w:rPr>
          <w:rFonts w:cstheme="minorHAnsi"/>
          <w:b/>
          <w:lang w:val="en-GB"/>
        </w:rPr>
      </w:pPr>
    </w:p>
    <w:p w:rsidRPr="00787CD4" w:rsidR="000274A7" w:rsidP="0058107C" w:rsidRDefault="000274A7" w14:paraId="159C3797" w14:textId="68D61028">
      <w:pPr>
        <w:tabs>
          <w:tab w:val="left" w:pos="-1440"/>
          <w:tab w:val="left" w:pos="-720"/>
        </w:tabs>
        <w:ind w:left="288" w:hanging="288"/>
        <w:rPr>
          <w:rFonts w:cstheme="minorHAnsi"/>
          <w:b/>
          <w:lang w:val="en-GB"/>
        </w:rPr>
      </w:pPr>
    </w:p>
    <w:p w:rsidRPr="00787CD4" w:rsidR="000274A7" w:rsidP="0058107C" w:rsidRDefault="000274A7" w14:paraId="7736C810" w14:textId="35340B52">
      <w:pPr>
        <w:tabs>
          <w:tab w:val="left" w:pos="-1440"/>
          <w:tab w:val="left" w:pos="-720"/>
        </w:tabs>
        <w:ind w:left="288" w:hanging="288"/>
        <w:rPr>
          <w:rFonts w:cstheme="minorHAnsi"/>
          <w:b/>
          <w:lang w:val="en-GB"/>
        </w:rPr>
      </w:pPr>
    </w:p>
    <w:p w:rsidRPr="00787CD4" w:rsidR="000274A7" w:rsidP="0058107C" w:rsidRDefault="000274A7" w14:paraId="28A31897" w14:textId="4B2C3A36">
      <w:pPr>
        <w:tabs>
          <w:tab w:val="left" w:pos="-1440"/>
          <w:tab w:val="left" w:pos="-720"/>
        </w:tabs>
        <w:ind w:left="288" w:hanging="288"/>
        <w:rPr>
          <w:rFonts w:cstheme="minorHAnsi"/>
          <w:b/>
          <w:lang w:val="en-GB"/>
        </w:rPr>
      </w:pPr>
    </w:p>
    <w:p w:rsidRPr="00787CD4" w:rsidR="000274A7" w:rsidP="0058107C" w:rsidRDefault="000274A7" w14:paraId="7AC219B5" w14:textId="77777777">
      <w:pPr>
        <w:tabs>
          <w:tab w:val="left" w:pos="-1440"/>
          <w:tab w:val="left" w:pos="-720"/>
        </w:tabs>
        <w:ind w:left="288" w:hanging="288"/>
        <w:rPr>
          <w:rFonts w:cstheme="minorHAnsi"/>
          <w:b/>
          <w:lang w:val="en-GB"/>
        </w:rPr>
      </w:pPr>
    </w:p>
    <w:p w:rsidRPr="00787CD4" w:rsidR="006A3BF5" w:rsidP="0D6467B8" w:rsidRDefault="007A4CB6" w14:paraId="35459FF0" w14:textId="1A5E8D67">
      <w:pPr>
        <w:rPr>
          <w:b/>
          <w:bCs/>
        </w:rPr>
      </w:pPr>
      <w:r w:rsidRPr="0D6467B8">
        <w:rPr>
          <w:b/>
          <w:bCs/>
        </w:rPr>
        <w:t>2.2   Gr</w:t>
      </w:r>
      <w:r w:rsidRPr="0D6467B8" w:rsidR="006A3BF5">
        <w:rPr>
          <w:b/>
          <w:bCs/>
        </w:rPr>
        <w:t>aduate students</w:t>
      </w:r>
      <w:r w:rsidRPr="0D6467B8" w:rsidR="00DC5C9E">
        <w:rPr>
          <w:b/>
          <w:bCs/>
        </w:rPr>
        <w:t xml:space="preserve"> and </w:t>
      </w:r>
      <w:r w:rsidRPr="0D6467B8" w:rsidR="008908A6">
        <w:rPr>
          <w:b/>
          <w:bCs/>
        </w:rPr>
        <w:t>p</w:t>
      </w:r>
      <w:r w:rsidRPr="0D6467B8" w:rsidR="00DC5C9E">
        <w:rPr>
          <w:b/>
          <w:bCs/>
        </w:rPr>
        <w:t>ostdoc</w:t>
      </w:r>
      <w:r w:rsidRPr="0D6467B8" w:rsidR="008908A6">
        <w:rPr>
          <w:b/>
          <w:bCs/>
        </w:rPr>
        <w:t>toral fellows</w:t>
      </w:r>
      <w:r w:rsidRPr="0D6467B8" w:rsidR="006A3BF5">
        <w:rPr>
          <w:b/>
          <w:bCs/>
        </w:rPr>
        <w:t>:  Total (</w:t>
      </w:r>
      <w:r w:rsidRPr="0D6467B8" w:rsidR="00D21159">
        <w:rPr>
          <w:b/>
          <w:bCs/>
        </w:rPr>
        <w:t xml:space="preserve">   </w:t>
      </w:r>
      <w:r w:rsidRPr="0D6467B8" w:rsidR="006A3BF5">
        <w:rPr>
          <w:b/>
          <w:bCs/>
        </w:rPr>
        <w:t>); Completed (</w:t>
      </w:r>
      <w:r w:rsidRPr="0D6467B8" w:rsidR="00D21159">
        <w:rPr>
          <w:b/>
          <w:bCs/>
        </w:rPr>
        <w:t xml:space="preserve">    </w:t>
      </w:r>
      <w:r w:rsidRPr="0D6467B8" w:rsidR="006A3BF5">
        <w:rPr>
          <w:b/>
          <w:bCs/>
        </w:rPr>
        <w:t xml:space="preserve">); </w:t>
      </w:r>
      <w:r w:rsidRPr="0D6467B8" w:rsidR="00301FF3">
        <w:rPr>
          <w:b/>
          <w:bCs/>
        </w:rPr>
        <w:t>I</w:t>
      </w:r>
      <w:r w:rsidRPr="0D6467B8" w:rsidR="006A3BF5">
        <w:rPr>
          <w:b/>
          <w:bCs/>
        </w:rPr>
        <w:t xml:space="preserve">n </w:t>
      </w:r>
      <w:r w:rsidRPr="0D6467B8" w:rsidR="00301FF3">
        <w:rPr>
          <w:b/>
          <w:bCs/>
        </w:rPr>
        <w:t>p</w:t>
      </w:r>
      <w:r w:rsidRPr="0D6467B8" w:rsidR="006A3BF5">
        <w:rPr>
          <w:b/>
          <w:bCs/>
        </w:rPr>
        <w:t>rogress (</w:t>
      </w:r>
      <w:r w:rsidRPr="0D6467B8" w:rsidR="00D21159">
        <w:rPr>
          <w:b/>
          <w:bCs/>
        </w:rPr>
        <w:t xml:space="preserve">    </w:t>
      </w:r>
      <w:r w:rsidRPr="0D6467B8" w:rsidR="006A3BF5">
        <w:rPr>
          <w:b/>
          <w:bCs/>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40"/>
        <w:gridCol w:w="2273"/>
        <w:gridCol w:w="2503"/>
        <w:gridCol w:w="1757"/>
        <w:gridCol w:w="1817"/>
      </w:tblGrid>
      <w:tr w:rsidRPr="00787CD4" w:rsidR="006A3BF5" w:rsidTr="0099157D" w14:paraId="4DBAEFD4" w14:textId="77777777">
        <w:trPr>
          <w:cantSplit/>
          <w:trHeight w:val="567"/>
          <w:tblHeader/>
        </w:trPr>
        <w:tc>
          <w:tcPr>
            <w:tcW w:w="1130" w:type="pct"/>
            <w:shd w:val="clear" w:color="auto" w:fill="auto"/>
            <w:vAlign w:val="center"/>
          </w:tcPr>
          <w:p w:rsidRPr="00787CD4" w:rsidR="006A3BF5" w:rsidP="009A37BF" w:rsidRDefault="006A3BF5" w14:paraId="4B158231"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Student Name</w:t>
            </w:r>
          </w:p>
        </w:tc>
        <w:tc>
          <w:tcPr>
            <w:tcW w:w="1053" w:type="pct"/>
            <w:shd w:val="clear" w:color="auto" w:fill="auto"/>
            <w:vAlign w:val="center"/>
          </w:tcPr>
          <w:p w:rsidRPr="00787CD4" w:rsidR="006A3BF5" w:rsidP="006A3BF5" w:rsidRDefault="006A3BF5" w14:paraId="133080FF" w14:textId="3E6F965C">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b/>
                <w:lang w:val="en-GB"/>
              </w:rPr>
            </w:pPr>
            <w:r w:rsidRPr="00787CD4">
              <w:rPr>
                <w:rFonts w:cstheme="minorHAnsi"/>
                <w:b/>
                <w:lang w:val="en-GB"/>
              </w:rPr>
              <w:t>Level (MSc, PhD</w:t>
            </w:r>
            <w:r w:rsidRPr="00787CD4" w:rsidR="00DC5C9E">
              <w:rPr>
                <w:rFonts w:cstheme="minorHAnsi"/>
                <w:b/>
                <w:lang w:val="en-GB"/>
              </w:rPr>
              <w:t>, PDF</w:t>
            </w:r>
            <w:r w:rsidRPr="00787CD4">
              <w:rPr>
                <w:rFonts w:cstheme="minorHAnsi"/>
                <w:b/>
                <w:lang w:val="en-GB"/>
              </w:rPr>
              <w:t>)</w:t>
            </w:r>
          </w:p>
        </w:tc>
        <w:tc>
          <w:tcPr>
            <w:tcW w:w="1160" w:type="pct"/>
            <w:shd w:val="clear" w:color="auto" w:fill="auto"/>
            <w:vAlign w:val="center"/>
          </w:tcPr>
          <w:p w:rsidRPr="00787CD4" w:rsidR="006A3BF5" w:rsidP="009A37BF" w:rsidRDefault="006A3BF5" w14:paraId="46D17F6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Start date</w:t>
            </w:r>
          </w:p>
        </w:tc>
        <w:tc>
          <w:tcPr>
            <w:tcW w:w="814" w:type="pct"/>
            <w:shd w:val="clear" w:color="auto" w:fill="auto"/>
            <w:vAlign w:val="center"/>
          </w:tcPr>
          <w:p w:rsidRPr="00787CD4" w:rsidR="006A3BF5" w:rsidP="009A37BF" w:rsidRDefault="006A3BF5" w14:paraId="6E11077A"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Date of completion/in progress</w:t>
            </w:r>
          </w:p>
        </w:tc>
        <w:tc>
          <w:tcPr>
            <w:tcW w:w="842" w:type="pct"/>
            <w:shd w:val="clear" w:color="auto" w:fill="auto"/>
            <w:vAlign w:val="center"/>
          </w:tcPr>
          <w:p w:rsidRPr="00787CD4" w:rsidR="006A3BF5" w:rsidP="009A37BF" w:rsidRDefault="006A3BF5" w14:paraId="1E58BF98"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Co-supervisor (if applicable)</w:t>
            </w:r>
          </w:p>
        </w:tc>
      </w:tr>
      <w:tr w:rsidRPr="00787CD4" w:rsidR="00DF18D9" w:rsidTr="0062768F" w14:paraId="46274A25" w14:textId="77777777">
        <w:trPr>
          <w:cantSplit/>
          <w:trHeight w:val="567"/>
        </w:trPr>
        <w:tc>
          <w:tcPr>
            <w:tcW w:w="1130" w:type="pct"/>
            <w:shd w:val="clear" w:color="auto" w:fill="auto"/>
          </w:tcPr>
          <w:p w:rsidRPr="00787CD4" w:rsidR="00DF18D9" w:rsidP="006E3752" w:rsidRDefault="00713BCB" w14:paraId="12381884"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p w:rsidRPr="00787CD4" w:rsidR="00054B22" w:rsidP="006E3752" w:rsidRDefault="00054B22" w14:paraId="6CB44263" w14:textId="00FD587B">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c>
          <w:tcPr>
            <w:tcW w:w="1053" w:type="pct"/>
            <w:shd w:val="clear" w:color="auto" w:fill="auto"/>
          </w:tcPr>
          <w:p w:rsidRPr="00787CD4" w:rsidR="00DF18D9" w:rsidP="006E3752" w:rsidRDefault="00713BCB" w14:paraId="5A63B352" w14:textId="46784B78">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1160" w:type="pct"/>
            <w:shd w:val="clear" w:color="auto" w:fill="auto"/>
          </w:tcPr>
          <w:p w:rsidRPr="00787CD4" w:rsidR="00DF18D9" w:rsidP="006E3752" w:rsidRDefault="00713BCB" w14:paraId="3DE3253C" w14:textId="5BEA1460">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DF18D9" w:rsidP="006E3752" w:rsidRDefault="00713BCB" w14:paraId="4E183D79" w14:textId="68CD23C5">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42" w:type="pct"/>
            <w:shd w:val="clear" w:color="auto" w:fill="auto"/>
          </w:tcPr>
          <w:p w:rsidRPr="00787CD4" w:rsidR="00DF18D9" w:rsidP="006E3752" w:rsidRDefault="00DF18D9" w14:paraId="12FB1A29"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r w:rsidRPr="00787CD4" w:rsidR="004F4C80" w:rsidTr="0062768F" w14:paraId="376BD8F7" w14:textId="77777777">
        <w:trPr>
          <w:cantSplit/>
          <w:trHeight w:val="567"/>
        </w:trPr>
        <w:tc>
          <w:tcPr>
            <w:tcW w:w="1130" w:type="pct"/>
            <w:shd w:val="clear" w:color="auto" w:fill="auto"/>
          </w:tcPr>
          <w:p w:rsidRPr="00787CD4" w:rsidR="00054B22" w:rsidP="006E3752" w:rsidRDefault="00054B22" w14:paraId="7A4BDCC1"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p w:rsidRPr="00787CD4" w:rsidR="004F4C80" w:rsidP="006E3752" w:rsidRDefault="00713BCB" w14:paraId="03EF1893" w14:textId="026F1381">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1053" w:type="pct"/>
            <w:shd w:val="clear" w:color="auto" w:fill="auto"/>
          </w:tcPr>
          <w:p w:rsidRPr="00787CD4" w:rsidR="004F4C80" w:rsidP="006E3752" w:rsidRDefault="00713BCB" w14:paraId="068E7FFF" w14:textId="60F05A86">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1160" w:type="pct"/>
            <w:shd w:val="clear" w:color="auto" w:fill="auto"/>
          </w:tcPr>
          <w:p w:rsidRPr="00787CD4" w:rsidR="004F4C80" w:rsidP="006E3752" w:rsidRDefault="00713BCB" w14:paraId="23D0FCC8" w14:textId="2FB26C4F">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4F4C80" w:rsidP="006E3752" w:rsidRDefault="00713BCB" w14:paraId="237E3F67" w14:textId="1CEFA08B">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42" w:type="pct"/>
            <w:shd w:val="clear" w:color="auto" w:fill="auto"/>
          </w:tcPr>
          <w:p w:rsidRPr="00787CD4" w:rsidR="004F4C80" w:rsidP="006E3752" w:rsidRDefault="004F4C80" w14:paraId="3D53157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r>
    </w:tbl>
    <w:p w:rsidRPr="00787CD4" w:rsidR="00054B22" w:rsidP="00054B22" w:rsidRDefault="00054B22" w14:paraId="5B1A000B" w14:textId="77777777">
      <w:pPr>
        <w:spacing w:after="0" w:line="240" w:lineRule="auto"/>
        <w:rPr>
          <w:rFonts w:cstheme="minorHAnsi"/>
        </w:rPr>
      </w:pPr>
    </w:p>
    <w:p w:rsidRPr="00787CD4" w:rsidR="0099157D" w:rsidP="00054B22" w:rsidRDefault="0099157D" w14:paraId="708C8D1C" w14:textId="3EF1BE30">
      <w:pPr>
        <w:spacing w:after="0" w:line="240" w:lineRule="auto"/>
        <w:rPr>
          <w:rFonts w:cstheme="minorHAnsi"/>
        </w:rPr>
      </w:pPr>
      <w:r w:rsidRPr="00787CD4">
        <w:rPr>
          <w:rFonts w:cstheme="minorHAnsi"/>
        </w:rPr>
        <w:t>Add additional rows as necessary.</w:t>
      </w:r>
    </w:p>
    <w:p w:rsidRPr="00787CD4" w:rsidR="00F622BB" w:rsidP="007827F6" w:rsidRDefault="00F622BB" w14:paraId="3B1862CE" w14:textId="77777777">
      <w:pPr>
        <w:pStyle w:val="ListParagraph"/>
        <w:tabs>
          <w:tab w:val="left" w:pos="-1440"/>
          <w:tab w:val="left" w:pos="-720"/>
        </w:tabs>
        <w:ind w:left="360"/>
        <w:rPr>
          <w:rFonts w:cstheme="minorHAnsi"/>
          <w:lang w:val="en-GB"/>
        </w:rPr>
      </w:pPr>
    </w:p>
    <w:p w:rsidRPr="00787CD4" w:rsidR="0058107C" w:rsidP="000274A7" w:rsidRDefault="006A3BF5" w14:paraId="31934B2F" w14:textId="1233400F">
      <w:pPr>
        <w:pStyle w:val="ListParagraph"/>
        <w:tabs>
          <w:tab w:val="left" w:pos="-1440"/>
          <w:tab w:val="left" w:pos="-720"/>
        </w:tabs>
        <w:ind w:left="0"/>
        <w:rPr>
          <w:rFonts w:cstheme="minorHAnsi"/>
          <w:lang w:val="en-GB"/>
        </w:rPr>
      </w:pPr>
      <w:r w:rsidRPr="00787CD4">
        <w:rPr>
          <w:rFonts w:cstheme="minorHAnsi"/>
          <w:lang w:val="en-GB"/>
        </w:rPr>
        <w:t>List all students that you worked with as a committee member</w:t>
      </w:r>
      <w:r w:rsidRPr="00787CD4" w:rsidR="009A210E">
        <w:rPr>
          <w:rFonts w:cstheme="minorHAnsi"/>
          <w:lang w:val="en-GB"/>
        </w:rPr>
        <w:t xml:space="preserve">. </w:t>
      </w:r>
      <w:r w:rsidRPr="00787CD4">
        <w:rPr>
          <w:rFonts w:cstheme="minorHAnsi"/>
          <w:lang w:val="en-GB"/>
        </w:rPr>
        <w:t>For each student, include name, start date, level of study, role, and date of completion, if appropriate.</w:t>
      </w:r>
    </w:p>
    <w:p w:rsidRPr="00787CD4" w:rsidR="00054B22" w:rsidP="006E3752" w:rsidRDefault="00054B22" w14:paraId="23B86950" w14:textId="42C5B393">
      <w:pPr>
        <w:pStyle w:val="ListParagraph"/>
        <w:tabs>
          <w:tab w:val="left" w:pos="-1440"/>
          <w:tab w:val="left" w:pos="-720"/>
        </w:tabs>
        <w:ind w:left="360"/>
        <w:rPr>
          <w:rFonts w:cstheme="minorHAnsi"/>
          <w:lang w:val="en-GB"/>
        </w:rPr>
      </w:pPr>
    </w:p>
    <w:p w:rsidRPr="00787CD4" w:rsidR="006A3BF5" w:rsidP="0D6467B8" w:rsidRDefault="007A4CB6" w14:paraId="031BD2A5" w14:textId="6A0326DC">
      <w:r w:rsidRPr="0D6467B8">
        <w:rPr>
          <w:b/>
          <w:bCs/>
        </w:rPr>
        <w:t>2.3   C</w:t>
      </w:r>
      <w:r w:rsidRPr="0D6467B8" w:rsidR="006A3BF5">
        <w:rPr>
          <w:b/>
          <w:bCs/>
        </w:rPr>
        <w:t>ommittee Member: Total (</w:t>
      </w:r>
      <w:r w:rsidRPr="0D6467B8" w:rsidR="00D21159">
        <w:rPr>
          <w:b/>
          <w:bCs/>
        </w:rPr>
        <w:t xml:space="preserve">    </w:t>
      </w:r>
      <w:r w:rsidRPr="0D6467B8" w:rsidR="006A3BF5">
        <w:rPr>
          <w:b/>
          <w:bCs/>
        </w:rPr>
        <w:t>); Completed (</w:t>
      </w:r>
      <w:r w:rsidRPr="0D6467B8" w:rsidR="00D21159">
        <w:rPr>
          <w:b/>
          <w:bCs/>
        </w:rPr>
        <w:t xml:space="preserve">    </w:t>
      </w:r>
      <w:r w:rsidRPr="0D6467B8" w:rsidR="006A3BF5">
        <w:rPr>
          <w:b/>
          <w:bCs/>
        </w:rPr>
        <w:t>)</w:t>
      </w:r>
      <w:r w:rsidRPr="0D6467B8" w:rsidR="0058703D">
        <w:rPr>
          <w:b/>
          <w:bCs/>
        </w:rPr>
        <w:t>;</w:t>
      </w:r>
      <w:r w:rsidRPr="0D6467B8" w:rsidR="006A3BF5">
        <w:rPr>
          <w:b/>
          <w:bCs/>
        </w:rPr>
        <w:t xml:space="preserve"> In progress (</w:t>
      </w:r>
      <w:r w:rsidRPr="0D6467B8" w:rsidR="00D21159">
        <w:rPr>
          <w:b/>
          <w:bCs/>
        </w:rPr>
        <w:t xml:space="preserve"> </w:t>
      </w:r>
      <w:r w:rsidRPr="0D6467B8" w:rsidR="0058703D">
        <w:rPr>
          <w:b/>
          <w:bCs/>
        </w:rPr>
        <w:t xml:space="preserve"> </w:t>
      </w:r>
      <w:r w:rsidRPr="0D6467B8" w:rsidR="00D21159">
        <w:rPr>
          <w:b/>
          <w:bCs/>
        </w:rPr>
        <w:t xml:space="preserve">  </w:t>
      </w:r>
      <w:r w:rsidRPr="0D6467B8" w:rsidR="006A3BF5">
        <w:rPr>
          <w:b/>
          <w:bCs/>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9"/>
        <w:gridCol w:w="3699"/>
        <w:gridCol w:w="1569"/>
        <w:gridCol w:w="1416"/>
        <w:gridCol w:w="1757"/>
      </w:tblGrid>
      <w:tr w:rsidRPr="00787CD4" w:rsidR="006A3BF5" w:rsidTr="009B03E6" w14:paraId="53396899" w14:textId="77777777">
        <w:trPr>
          <w:cantSplit/>
          <w:trHeight w:val="340"/>
          <w:tblHeader/>
        </w:trPr>
        <w:tc>
          <w:tcPr>
            <w:tcW w:w="1089" w:type="pct"/>
            <w:shd w:val="clear" w:color="auto" w:fill="auto"/>
            <w:vAlign w:val="center"/>
          </w:tcPr>
          <w:p w:rsidRPr="00787CD4" w:rsidR="006A3BF5" w:rsidP="006D78EE" w:rsidRDefault="006A3BF5" w14:paraId="5D6CACC7" w14:textId="56E8D071">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 xml:space="preserve">Student </w:t>
            </w:r>
            <w:r w:rsidR="008908A6">
              <w:rPr>
                <w:rFonts w:cstheme="minorHAnsi"/>
                <w:b/>
                <w:lang w:val="en-GB"/>
              </w:rPr>
              <w:t>n</w:t>
            </w:r>
            <w:r w:rsidRPr="00787CD4">
              <w:rPr>
                <w:rFonts w:cstheme="minorHAnsi"/>
                <w:b/>
                <w:lang w:val="en-GB"/>
              </w:rPr>
              <w:t>ame</w:t>
            </w:r>
          </w:p>
        </w:tc>
        <w:tc>
          <w:tcPr>
            <w:tcW w:w="1714" w:type="pct"/>
            <w:shd w:val="clear" w:color="auto" w:fill="auto"/>
            <w:vAlign w:val="center"/>
          </w:tcPr>
          <w:p w:rsidRPr="00787CD4" w:rsidR="006A3BF5" w:rsidP="006D78EE" w:rsidRDefault="006A3BF5" w14:paraId="2D2D27E9"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Level (MSc, PhD, Comprehensive)</w:t>
            </w:r>
          </w:p>
        </w:tc>
        <w:tc>
          <w:tcPr>
            <w:tcW w:w="727" w:type="pct"/>
            <w:shd w:val="clear" w:color="auto" w:fill="auto"/>
            <w:vAlign w:val="center"/>
          </w:tcPr>
          <w:p w:rsidRPr="00787CD4" w:rsidR="006A3BF5" w:rsidP="006D78EE" w:rsidRDefault="006A3BF5" w14:paraId="3860E96A"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Dept/School</w:t>
            </w:r>
          </w:p>
        </w:tc>
        <w:tc>
          <w:tcPr>
            <w:tcW w:w="656" w:type="pct"/>
            <w:shd w:val="clear" w:color="auto" w:fill="auto"/>
            <w:vAlign w:val="center"/>
          </w:tcPr>
          <w:p w:rsidRPr="00787CD4" w:rsidR="006A3BF5" w:rsidP="006D78EE" w:rsidRDefault="006A3BF5" w14:paraId="78E76431"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Start date</w:t>
            </w:r>
          </w:p>
        </w:tc>
        <w:tc>
          <w:tcPr>
            <w:tcW w:w="814" w:type="pct"/>
            <w:shd w:val="clear" w:color="auto" w:fill="auto"/>
            <w:vAlign w:val="center"/>
          </w:tcPr>
          <w:p w:rsidRPr="00787CD4" w:rsidR="006A3BF5" w:rsidP="006D78EE" w:rsidRDefault="006A3BF5" w14:paraId="5FFBA016"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jc w:val="center"/>
              <w:rPr>
                <w:rFonts w:cstheme="minorHAnsi"/>
                <w:b/>
                <w:lang w:val="en-GB"/>
              </w:rPr>
            </w:pPr>
            <w:r w:rsidRPr="00787CD4">
              <w:rPr>
                <w:rFonts w:cstheme="minorHAnsi"/>
                <w:b/>
                <w:lang w:val="en-GB"/>
              </w:rPr>
              <w:t>Date of completion/in progress</w:t>
            </w:r>
          </w:p>
        </w:tc>
      </w:tr>
      <w:tr w:rsidRPr="00787CD4" w:rsidR="00BB3BB0" w:rsidTr="0062768F" w14:paraId="3BE9CA70" w14:textId="77777777">
        <w:trPr>
          <w:cantSplit/>
          <w:trHeight w:val="340"/>
        </w:trPr>
        <w:tc>
          <w:tcPr>
            <w:tcW w:w="1089" w:type="pct"/>
            <w:shd w:val="clear" w:color="auto" w:fill="auto"/>
          </w:tcPr>
          <w:p w:rsidRPr="00787CD4" w:rsidR="00BB3BB0" w:rsidP="006E3752" w:rsidRDefault="00762BC2" w14:paraId="6E4C51CC"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p w:rsidRPr="00787CD4" w:rsidR="00054B22" w:rsidP="006E3752" w:rsidRDefault="00054B22" w14:paraId="17E5E862" w14:textId="4529C3E0">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tc>
        <w:tc>
          <w:tcPr>
            <w:tcW w:w="1714" w:type="pct"/>
            <w:shd w:val="clear" w:color="auto" w:fill="auto"/>
          </w:tcPr>
          <w:p w:rsidRPr="00787CD4" w:rsidR="00BB3BB0" w:rsidP="006E3752" w:rsidRDefault="00762BC2" w14:paraId="6A10C526" w14:textId="32D4F572">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727" w:type="pct"/>
            <w:shd w:val="clear" w:color="auto" w:fill="auto"/>
          </w:tcPr>
          <w:p w:rsidRPr="00787CD4" w:rsidR="00BB3BB0" w:rsidP="006E3752" w:rsidRDefault="00762BC2" w14:paraId="206842EF" w14:textId="4FBFEABD">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656" w:type="pct"/>
            <w:shd w:val="clear" w:color="auto" w:fill="auto"/>
          </w:tcPr>
          <w:p w:rsidRPr="00787CD4" w:rsidR="00BB3BB0" w:rsidP="006E3752" w:rsidRDefault="00762BC2" w14:paraId="5ADC9587" w14:textId="359FEEC8">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BB3BB0" w:rsidP="006E3752" w:rsidRDefault="00762BC2" w14:paraId="5B61398D" w14:textId="14C2FA92">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r>
      <w:tr w:rsidRPr="00787CD4" w:rsidR="00F957D4" w:rsidTr="0062768F" w14:paraId="75F6CB0F" w14:textId="77777777">
        <w:trPr>
          <w:cantSplit/>
          <w:trHeight w:val="340"/>
        </w:trPr>
        <w:tc>
          <w:tcPr>
            <w:tcW w:w="1089" w:type="pct"/>
            <w:shd w:val="clear" w:color="auto" w:fill="auto"/>
          </w:tcPr>
          <w:p w:rsidRPr="00787CD4" w:rsidR="00054B22" w:rsidP="006E3752" w:rsidRDefault="00054B22" w14:paraId="09C2BEBB" w14:textId="77777777">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p>
          <w:p w:rsidRPr="00787CD4" w:rsidR="00F957D4" w:rsidP="006E3752" w:rsidRDefault="00762BC2" w14:paraId="16252871" w14:textId="5F4589C2">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1714" w:type="pct"/>
            <w:shd w:val="clear" w:color="auto" w:fill="auto"/>
          </w:tcPr>
          <w:p w:rsidRPr="00787CD4" w:rsidR="00F957D4" w:rsidP="006E3752" w:rsidRDefault="00762BC2" w14:paraId="2A8D44C1" w14:textId="74954733">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727" w:type="pct"/>
            <w:shd w:val="clear" w:color="auto" w:fill="auto"/>
          </w:tcPr>
          <w:p w:rsidRPr="00787CD4" w:rsidR="00F957D4" w:rsidP="006E3752" w:rsidRDefault="00762BC2" w14:paraId="08936174" w14:textId="35BB2498">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656" w:type="pct"/>
            <w:shd w:val="clear" w:color="auto" w:fill="auto"/>
          </w:tcPr>
          <w:p w:rsidRPr="00787CD4" w:rsidR="00F957D4" w:rsidP="006E3752" w:rsidRDefault="00762BC2" w14:paraId="190E619B" w14:textId="7244F956">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p>
        </w:tc>
        <w:tc>
          <w:tcPr>
            <w:tcW w:w="814" w:type="pct"/>
            <w:shd w:val="clear" w:color="auto" w:fill="auto"/>
          </w:tcPr>
          <w:p w:rsidRPr="00787CD4" w:rsidR="00F957D4" w:rsidP="006E3752" w:rsidRDefault="00762BC2" w14:paraId="57C32F34" w14:textId="5E28696F">
            <w:pPr>
              <w:tabs>
                <w:tab w:val="left" w:pos="-1440"/>
                <w:tab w:val="left" w:pos="-720"/>
                <w:tab w:val="left" w:pos="288"/>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3040"/>
                <w:tab w:val="left" w:pos="24480"/>
                <w:tab w:val="left" w:pos="25920"/>
                <w:tab w:val="left" w:pos="27360"/>
                <w:tab w:val="left" w:pos="28800"/>
                <w:tab w:val="left" w:pos="30240"/>
                <w:tab w:val="left" w:pos="31680"/>
              </w:tabs>
              <w:rPr>
                <w:rFonts w:cstheme="minorHAnsi"/>
                <w:lang w:val="en-GB"/>
              </w:rPr>
            </w:pPr>
            <w:r w:rsidRPr="00787CD4">
              <w:rPr>
                <w:rFonts w:cstheme="minorHAnsi"/>
                <w:lang w:val="en-GB"/>
              </w:rPr>
              <w:t xml:space="preserve"> </w:t>
            </w:r>
            <w:r w:rsidRPr="00787CD4" w:rsidR="00F957D4">
              <w:rPr>
                <w:rFonts w:cstheme="minorHAnsi"/>
                <w:lang w:val="en-GB"/>
              </w:rPr>
              <w:t xml:space="preserve"> </w:t>
            </w:r>
          </w:p>
        </w:tc>
      </w:tr>
    </w:tbl>
    <w:p w:rsidRPr="00787CD4" w:rsidR="00054B22" w:rsidP="00054B22" w:rsidRDefault="00054B22" w14:paraId="427CB811" w14:textId="77777777">
      <w:pPr>
        <w:spacing w:after="0" w:line="240" w:lineRule="auto"/>
        <w:rPr>
          <w:rFonts w:cstheme="minorHAnsi"/>
        </w:rPr>
      </w:pPr>
    </w:p>
    <w:p w:rsidR="00092D49" w:rsidP="00054B22" w:rsidRDefault="009B03E6" w14:paraId="630A90E6" w14:textId="439540E7">
      <w:pPr>
        <w:spacing w:after="0" w:line="240" w:lineRule="auto"/>
        <w:rPr>
          <w:rFonts w:cstheme="minorHAnsi"/>
        </w:rPr>
      </w:pPr>
      <w:r w:rsidRPr="00787CD4">
        <w:rPr>
          <w:rFonts w:cstheme="minorHAnsi"/>
        </w:rPr>
        <w:t>Add additional rows as necessa</w:t>
      </w:r>
      <w:r w:rsidRPr="005C44A6">
        <w:rPr>
          <w:rFonts w:cstheme="minorHAnsi"/>
        </w:rPr>
        <w:t>ry.</w:t>
      </w:r>
    </w:p>
    <w:p w:rsidR="00092D49" w:rsidRDefault="00092D49" w14:paraId="4FE7B090" w14:textId="77777777">
      <w:pPr>
        <w:rPr>
          <w:rFonts w:cstheme="minorHAnsi"/>
        </w:rPr>
      </w:pPr>
      <w:r>
        <w:rPr>
          <w:rFonts w:cstheme="minorHAnsi"/>
        </w:rPr>
        <w:br w:type="page"/>
      </w:r>
    </w:p>
    <w:p w:rsidRPr="00092D49" w:rsidR="00092D49" w:rsidP="00092D49" w:rsidRDefault="00092D49" w14:paraId="6F6CD8D7" w14:textId="77777777">
      <w:pPr>
        <w:pStyle w:val="Heading1"/>
        <w:spacing w:before="0" w:after="240"/>
        <w:rPr>
          <w:rFonts w:asciiTheme="minorHAnsi" w:hAnsiTheme="minorHAnsi" w:cstheme="minorHAnsi"/>
          <w:b w:val="0"/>
          <w:sz w:val="22"/>
          <w:szCs w:val="22"/>
        </w:rPr>
      </w:pPr>
      <w:r w:rsidRPr="00092D49">
        <w:rPr>
          <w:rFonts w:asciiTheme="minorHAnsi" w:hAnsiTheme="minorHAnsi" w:cstheme="minorHAnsi"/>
          <w:sz w:val="22"/>
          <w:szCs w:val="22"/>
        </w:rPr>
        <w:t>B. Scholarly Activity:</w:t>
      </w:r>
    </w:p>
    <w:tbl>
      <w:tblPr>
        <w:tblStyle w:val="TableGrid"/>
        <w:tblW w:w="5000" w:type="pct"/>
        <w:tblLook w:val="04A0" w:firstRow="1" w:lastRow="0" w:firstColumn="1" w:lastColumn="0" w:noHBand="0" w:noVBand="1"/>
      </w:tblPr>
      <w:tblGrid>
        <w:gridCol w:w="5395"/>
        <w:gridCol w:w="5395"/>
      </w:tblGrid>
      <w:tr w:rsidRPr="00092D49" w:rsidR="00092D49" w:rsidTr="00295398" w14:paraId="2C096EF8" w14:textId="77777777">
        <w:tc>
          <w:tcPr>
            <w:tcW w:w="5000" w:type="pct"/>
            <w:gridSpan w:val="2"/>
          </w:tcPr>
          <w:p w:rsidRPr="00092D49" w:rsidR="00092D49" w:rsidP="00295398" w:rsidRDefault="00092D49" w14:paraId="3DC790C3" w14:textId="77777777">
            <w:pPr>
              <w:rPr>
                <w:rFonts w:cstheme="minorHAnsi"/>
                <w:lang w:eastAsia="en-CA"/>
              </w:rPr>
            </w:pPr>
            <w:r w:rsidRPr="00092D49">
              <w:rPr>
                <w:rFonts w:cstheme="minorHAnsi"/>
                <w:b/>
                <w:lang w:eastAsia="en-CA"/>
              </w:rPr>
              <w:t xml:space="preserve">Summary for </w:t>
            </w:r>
            <w:sdt>
              <w:sdtPr>
                <w:rPr>
                  <w:rFonts w:cstheme="minorHAnsi"/>
                  <w:b/>
                  <w:lang w:eastAsia="en-CA"/>
                </w:rPr>
                <w:alias w:val="year"/>
                <w:tag w:val="year"/>
                <w:id w:val="-827508932"/>
                <w:placeholder>
                  <w:docPart w:val="BA9AAB46952C42F0967236EDDEF61ECD"/>
                </w:placeholder>
                <w:showingPlcHdr/>
              </w:sdtPr>
              <w:sdtEndPr/>
              <w:sdtContent>
                <w:r w:rsidRPr="00092D49">
                  <w:rPr>
                    <w:rStyle w:val="PlaceholderText"/>
                    <w:rFonts w:cstheme="minorHAnsi"/>
                    <w:color w:val="auto"/>
                  </w:rPr>
                  <w:t>Click here to enter YEAR.</w:t>
                </w:r>
              </w:sdtContent>
            </w:sdt>
          </w:p>
        </w:tc>
      </w:tr>
      <w:tr w:rsidRPr="00092D49" w:rsidR="00092D49" w:rsidTr="00295398" w14:paraId="21C17A41" w14:textId="77777777">
        <w:tc>
          <w:tcPr>
            <w:tcW w:w="2500" w:type="pct"/>
          </w:tcPr>
          <w:p w:rsidRPr="00092D49" w:rsidR="00092D49" w:rsidP="00295398" w:rsidRDefault="00092D49" w14:paraId="00F2E9AD" w14:textId="77777777">
            <w:pPr>
              <w:rPr>
                <w:rFonts w:cstheme="minorHAnsi"/>
                <w:lang w:eastAsia="en-CA"/>
              </w:rPr>
            </w:pPr>
            <w:r w:rsidRPr="00092D49">
              <w:rPr>
                <w:rFonts w:cstheme="minorHAnsi"/>
                <w:lang w:eastAsia="en-CA"/>
              </w:rPr>
              <w:t>Full refereed published articles</w:t>
            </w:r>
          </w:p>
        </w:tc>
        <w:tc>
          <w:tcPr>
            <w:tcW w:w="2500" w:type="pct"/>
          </w:tcPr>
          <w:p w:rsidRPr="00092D49" w:rsidR="00092D49" w:rsidP="00295398" w:rsidRDefault="00F7228B" w14:paraId="01FB5390" w14:textId="77777777">
            <w:pPr>
              <w:rPr>
                <w:rFonts w:cstheme="minorHAnsi"/>
                <w:lang w:eastAsia="en-CA"/>
              </w:rPr>
            </w:pPr>
            <w:sdt>
              <w:sdtPr>
                <w:rPr>
                  <w:rFonts w:cstheme="minorHAnsi"/>
                  <w:lang w:eastAsia="en-CA"/>
                </w:rPr>
                <w:alias w:val="# refereed published articles"/>
                <w:tag w:val="# refereed published articles"/>
                <w:id w:val="-963659173"/>
                <w:placeholder>
                  <w:docPart w:val="0A7BC204EB024BD2BC75A5CF421F0D4D"/>
                </w:placeholder>
                <w:showingPlcHdr/>
              </w:sdtPr>
              <w:sdtEndPr/>
              <w:sdtContent>
                <w:r w:rsidRPr="00092D49" w:rsidR="00092D49">
                  <w:rPr>
                    <w:rStyle w:val="PlaceholderText"/>
                    <w:rFonts w:cstheme="minorHAnsi"/>
                  </w:rPr>
                  <w:t>Enter number</w:t>
                </w:r>
              </w:sdtContent>
            </w:sdt>
          </w:p>
        </w:tc>
      </w:tr>
      <w:tr w:rsidRPr="00092D49" w:rsidR="00092D49" w:rsidTr="00295398" w14:paraId="7A622A7C" w14:textId="77777777">
        <w:tc>
          <w:tcPr>
            <w:tcW w:w="2500" w:type="pct"/>
          </w:tcPr>
          <w:p w:rsidRPr="00092D49" w:rsidR="00092D49" w:rsidP="00295398" w:rsidRDefault="00092D49" w14:paraId="167BE4C5" w14:textId="77777777">
            <w:pPr>
              <w:rPr>
                <w:rFonts w:cstheme="minorHAnsi"/>
                <w:lang w:eastAsia="en-CA"/>
              </w:rPr>
            </w:pPr>
            <w:r w:rsidRPr="00092D49">
              <w:rPr>
                <w:rFonts w:cstheme="minorHAnsi"/>
                <w:lang w:eastAsia="en-CA"/>
              </w:rPr>
              <w:t>Full refereed in-press articles</w:t>
            </w:r>
          </w:p>
        </w:tc>
        <w:tc>
          <w:tcPr>
            <w:tcW w:w="2500" w:type="pct"/>
          </w:tcPr>
          <w:p w:rsidRPr="00092D49" w:rsidR="00092D49" w:rsidP="00295398" w:rsidRDefault="00F7228B" w14:paraId="2A0419E5" w14:textId="77777777">
            <w:pPr>
              <w:rPr>
                <w:rFonts w:cstheme="minorHAnsi"/>
                <w:lang w:eastAsia="en-CA"/>
              </w:rPr>
            </w:pPr>
            <w:sdt>
              <w:sdtPr>
                <w:rPr>
                  <w:rFonts w:cstheme="minorHAnsi"/>
                  <w:lang w:eastAsia="en-CA"/>
                </w:rPr>
                <w:alias w:val="# refereed in press articles"/>
                <w:tag w:val="# refereed in press articles"/>
                <w:id w:val="-1022632329"/>
                <w:placeholder>
                  <w:docPart w:val="11742449E9FC41E29026DD7D6594B2F6"/>
                </w:placeholder>
                <w:showingPlcHdr/>
              </w:sdtPr>
              <w:sdtEndPr/>
              <w:sdtContent>
                <w:r w:rsidRPr="00092D49" w:rsidR="00092D49">
                  <w:rPr>
                    <w:rStyle w:val="PlaceholderText"/>
                    <w:rFonts w:cstheme="minorHAnsi"/>
                  </w:rPr>
                  <w:t>Enter number</w:t>
                </w:r>
              </w:sdtContent>
            </w:sdt>
          </w:p>
        </w:tc>
      </w:tr>
      <w:tr w:rsidRPr="00092D49" w:rsidR="00092D49" w:rsidTr="00295398" w14:paraId="2E86F945" w14:textId="77777777">
        <w:tc>
          <w:tcPr>
            <w:tcW w:w="2500" w:type="pct"/>
          </w:tcPr>
          <w:p w:rsidRPr="00092D49" w:rsidR="00092D49" w:rsidP="00295398" w:rsidRDefault="00092D49" w14:paraId="2304D9C3" w14:textId="77777777">
            <w:pPr>
              <w:rPr>
                <w:rFonts w:cstheme="minorHAnsi"/>
                <w:lang w:eastAsia="en-CA"/>
              </w:rPr>
            </w:pPr>
            <w:r w:rsidRPr="00092D49">
              <w:rPr>
                <w:rFonts w:cstheme="minorHAnsi"/>
                <w:lang w:eastAsia="en-CA"/>
              </w:rPr>
              <w:t>Other scholarly work</w:t>
            </w:r>
          </w:p>
        </w:tc>
        <w:tc>
          <w:tcPr>
            <w:tcW w:w="2500" w:type="pct"/>
          </w:tcPr>
          <w:p w:rsidRPr="00092D49" w:rsidR="00092D49" w:rsidP="00295398" w:rsidRDefault="00F7228B" w14:paraId="0C22CFB5" w14:textId="77777777">
            <w:pPr>
              <w:rPr>
                <w:rFonts w:cstheme="minorHAnsi"/>
                <w:lang w:eastAsia="en-CA"/>
              </w:rPr>
            </w:pPr>
            <w:sdt>
              <w:sdtPr>
                <w:rPr>
                  <w:rFonts w:cstheme="minorHAnsi"/>
                  <w:lang w:eastAsia="en-CA"/>
                </w:rPr>
                <w:alias w:val="# other scholarly work"/>
                <w:tag w:val="# other scholarly work"/>
                <w:id w:val="1072080433"/>
                <w:placeholder>
                  <w:docPart w:val="1895DB5045BE44DD9404BF9683DA6018"/>
                </w:placeholder>
                <w:showingPlcHdr/>
              </w:sdtPr>
              <w:sdtEndPr/>
              <w:sdtContent>
                <w:r w:rsidRPr="00092D49" w:rsidR="00092D49">
                  <w:rPr>
                    <w:rStyle w:val="PlaceholderText"/>
                    <w:rFonts w:cstheme="minorHAnsi"/>
                  </w:rPr>
                  <w:t>Enter number</w:t>
                </w:r>
              </w:sdtContent>
            </w:sdt>
          </w:p>
        </w:tc>
      </w:tr>
      <w:tr w:rsidRPr="00092D49" w:rsidR="00092D49" w:rsidTr="00295398" w14:paraId="67BD3FAC" w14:textId="77777777">
        <w:tc>
          <w:tcPr>
            <w:tcW w:w="2500" w:type="pct"/>
          </w:tcPr>
          <w:p w:rsidRPr="00092D49" w:rsidR="00092D49" w:rsidP="00295398" w:rsidRDefault="00092D49" w14:paraId="0B158D7B" w14:textId="77777777">
            <w:pPr>
              <w:rPr>
                <w:rFonts w:cstheme="minorHAnsi"/>
                <w:lang w:eastAsia="en-CA"/>
              </w:rPr>
            </w:pPr>
            <w:r w:rsidRPr="00092D49">
              <w:rPr>
                <w:rFonts w:cstheme="minorHAnsi"/>
                <w:lang w:eastAsia="en-CA"/>
              </w:rPr>
              <w:t>Books</w:t>
            </w:r>
          </w:p>
        </w:tc>
        <w:tc>
          <w:tcPr>
            <w:tcW w:w="2500" w:type="pct"/>
          </w:tcPr>
          <w:p w:rsidRPr="00092D49" w:rsidR="00092D49" w:rsidP="00295398" w:rsidRDefault="00F7228B" w14:paraId="54E1711D" w14:textId="77777777">
            <w:pPr>
              <w:rPr>
                <w:rFonts w:cstheme="minorHAnsi"/>
                <w:lang w:eastAsia="en-CA"/>
              </w:rPr>
            </w:pPr>
            <w:sdt>
              <w:sdtPr>
                <w:rPr>
                  <w:rFonts w:cstheme="minorHAnsi"/>
                  <w:lang w:eastAsia="en-CA"/>
                </w:rPr>
                <w:alias w:val="# books"/>
                <w:tag w:val="# books"/>
                <w:id w:val="619189534"/>
                <w:placeholder>
                  <w:docPart w:val="3FA532028E34486FA3FAF60A44AF283C"/>
                </w:placeholder>
                <w:showingPlcHdr/>
              </w:sdtPr>
              <w:sdtEndPr/>
              <w:sdtContent>
                <w:r w:rsidRPr="00092D49" w:rsidR="00092D49">
                  <w:rPr>
                    <w:rStyle w:val="PlaceholderText"/>
                    <w:rFonts w:cstheme="minorHAnsi"/>
                  </w:rPr>
                  <w:t>Enter number</w:t>
                </w:r>
              </w:sdtContent>
            </w:sdt>
          </w:p>
        </w:tc>
      </w:tr>
      <w:tr w:rsidRPr="00092D49" w:rsidR="00092D49" w:rsidTr="00295398" w14:paraId="7FB3B948" w14:textId="77777777">
        <w:tc>
          <w:tcPr>
            <w:tcW w:w="2500" w:type="pct"/>
          </w:tcPr>
          <w:p w:rsidRPr="00092D49" w:rsidR="00092D49" w:rsidP="00295398" w:rsidRDefault="00092D49" w14:paraId="62409707" w14:textId="77777777">
            <w:pPr>
              <w:rPr>
                <w:rFonts w:cstheme="minorHAnsi"/>
                <w:lang w:eastAsia="en-CA"/>
              </w:rPr>
            </w:pPr>
            <w:r w:rsidRPr="00092D49">
              <w:rPr>
                <w:rFonts w:cstheme="minorHAnsi"/>
                <w:lang w:eastAsia="en-CA"/>
              </w:rPr>
              <w:t>Book chapters</w:t>
            </w:r>
          </w:p>
        </w:tc>
        <w:tc>
          <w:tcPr>
            <w:tcW w:w="2500" w:type="pct"/>
          </w:tcPr>
          <w:p w:rsidRPr="00092D49" w:rsidR="00092D49" w:rsidP="00295398" w:rsidRDefault="00F7228B" w14:paraId="62EED6CF" w14:textId="77777777">
            <w:pPr>
              <w:rPr>
                <w:rFonts w:cstheme="minorHAnsi"/>
                <w:lang w:eastAsia="en-CA"/>
              </w:rPr>
            </w:pPr>
            <w:sdt>
              <w:sdtPr>
                <w:rPr>
                  <w:rFonts w:cstheme="minorHAnsi"/>
                  <w:lang w:eastAsia="en-CA"/>
                </w:rPr>
                <w:alias w:val="# book chapters"/>
                <w:tag w:val="# book chapters"/>
                <w:id w:val="-729385080"/>
                <w:placeholder>
                  <w:docPart w:val="7E5183E01D9E4098B2A4D4EDC45E5F8E"/>
                </w:placeholder>
                <w:showingPlcHdr/>
              </w:sdtPr>
              <w:sdtEndPr/>
              <w:sdtContent>
                <w:r w:rsidRPr="00092D49" w:rsidR="00092D49">
                  <w:rPr>
                    <w:rStyle w:val="PlaceholderText"/>
                    <w:rFonts w:cstheme="minorHAnsi"/>
                  </w:rPr>
                  <w:t>Enter number</w:t>
                </w:r>
              </w:sdtContent>
            </w:sdt>
          </w:p>
        </w:tc>
      </w:tr>
      <w:tr w:rsidRPr="00092D49" w:rsidR="00092D49" w:rsidTr="00295398" w14:paraId="6A02191B" w14:textId="77777777">
        <w:tc>
          <w:tcPr>
            <w:tcW w:w="2500" w:type="pct"/>
          </w:tcPr>
          <w:p w:rsidRPr="00092D49" w:rsidR="00092D49" w:rsidP="00295398" w:rsidRDefault="00092D49" w14:paraId="2CD8098D" w14:textId="77777777">
            <w:pPr>
              <w:rPr>
                <w:rFonts w:cstheme="minorHAnsi"/>
                <w:lang w:eastAsia="en-CA"/>
              </w:rPr>
            </w:pPr>
            <w:r w:rsidRPr="00092D49">
              <w:rPr>
                <w:rFonts w:cstheme="minorHAnsi"/>
                <w:lang w:eastAsia="en-CA"/>
              </w:rPr>
              <w:t>Refereed published conference proceedings</w:t>
            </w:r>
          </w:p>
        </w:tc>
        <w:tc>
          <w:tcPr>
            <w:tcW w:w="2500" w:type="pct"/>
          </w:tcPr>
          <w:p w:rsidRPr="00092D49" w:rsidR="00092D49" w:rsidP="00295398" w:rsidRDefault="00F7228B" w14:paraId="76F32C94" w14:textId="77777777">
            <w:pPr>
              <w:rPr>
                <w:rFonts w:cstheme="minorHAnsi"/>
                <w:lang w:eastAsia="en-CA"/>
              </w:rPr>
            </w:pPr>
            <w:sdt>
              <w:sdtPr>
                <w:rPr>
                  <w:rFonts w:cstheme="minorHAnsi"/>
                  <w:lang w:eastAsia="en-CA"/>
                </w:rPr>
                <w:alias w:val="# refereed published conference proceedings"/>
                <w:tag w:val="# refereed published conference proceedings"/>
                <w:id w:val="-554623723"/>
                <w:placeholder>
                  <w:docPart w:val="A66C29C0A6A1416F8A250E6CE715D958"/>
                </w:placeholder>
                <w:showingPlcHdr/>
              </w:sdtPr>
              <w:sdtEndPr/>
              <w:sdtContent>
                <w:r w:rsidRPr="00092D49" w:rsidR="00092D49">
                  <w:rPr>
                    <w:rStyle w:val="PlaceholderText"/>
                    <w:rFonts w:cstheme="minorHAnsi"/>
                  </w:rPr>
                  <w:t>Enter number</w:t>
                </w:r>
              </w:sdtContent>
            </w:sdt>
          </w:p>
        </w:tc>
      </w:tr>
      <w:tr w:rsidRPr="00092D49" w:rsidR="00092D49" w:rsidTr="00295398" w14:paraId="46E423C1" w14:textId="77777777">
        <w:tc>
          <w:tcPr>
            <w:tcW w:w="2500" w:type="pct"/>
          </w:tcPr>
          <w:p w:rsidRPr="00092D49" w:rsidR="00092D49" w:rsidP="00295398" w:rsidRDefault="00092D49" w14:paraId="6D8A1E03" w14:textId="77777777">
            <w:pPr>
              <w:rPr>
                <w:rFonts w:cstheme="minorHAnsi"/>
                <w:lang w:eastAsia="en-CA"/>
              </w:rPr>
            </w:pPr>
            <w:r w:rsidRPr="00092D49">
              <w:rPr>
                <w:rFonts w:cstheme="minorHAnsi"/>
                <w:lang w:eastAsia="en-CA"/>
              </w:rPr>
              <w:t>Refereed in-press conference proceedings</w:t>
            </w:r>
          </w:p>
        </w:tc>
        <w:tc>
          <w:tcPr>
            <w:tcW w:w="2500" w:type="pct"/>
          </w:tcPr>
          <w:p w:rsidRPr="00092D49" w:rsidR="00092D49" w:rsidP="00295398" w:rsidRDefault="00F7228B" w14:paraId="66AE46EF" w14:textId="77777777">
            <w:pPr>
              <w:rPr>
                <w:rFonts w:cstheme="minorHAnsi"/>
                <w:lang w:eastAsia="en-CA"/>
              </w:rPr>
            </w:pPr>
            <w:sdt>
              <w:sdtPr>
                <w:rPr>
                  <w:rFonts w:cstheme="minorHAnsi"/>
                  <w:lang w:eastAsia="en-CA"/>
                </w:rPr>
                <w:alias w:val="# refereed in press conference proceedings"/>
                <w:tag w:val="# refereed in press conference proceedings"/>
                <w:id w:val="128756023"/>
                <w:placeholder>
                  <w:docPart w:val="5FCF5602BB184D828D23E6DB8FC241A0"/>
                </w:placeholder>
                <w:showingPlcHdr/>
              </w:sdtPr>
              <w:sdtEndPr/>
              <w:sdtContent>
                <w:r w:rsidRPr="00092D49" w:rsidR="00092D49">
                  <w:rPr>
                    <w:rStyle w:val="PlaceholderText"/>
                    <w:rFonts w:cstheme="minorHAnsi"/>
                  </w:rPr>
                  <w:t>Enter number</w:t>
                </w:r>
              </w:sdtContent>
            </w:sdt>
          </w:p>
        </w:tc>
      </w:tr>
      <w:tr w:rsidRPr="00092D49" w:rsidR="00092D49" w:rsidTr="00295398" w14:paraId="2022E4EF" w14:textId="77777777">
        <w:tc>
          <w:tcPr>
            <w:tcW w:w="2500" w:type="pct"/>
          </w:tcPr>
          <w:p w:rsidRPr="00092D49" w:rsidR="00092D49" w:rsidP="00295398" w:rsidRDefault="00092D49" w14:paraId="393C704A" w14:textId="77777777">
            <w:pPr>
              <w:rPr>
                <w:rFonts w:cstheme="minorHAnsi"/>
                <w:lang w:eastAsia="en-CA"/>
              </w:rPr>
            </w:pPr>
            <w:r w:rsidRPr="00092D49">
              <w:rPr>
                <w:rFonts w:cstheme="minorHAnsi"/>
                <w:lang w:eastAsia="en-CA"/>
              </w:rPr>
              <w:t>Book reviews and other short written communications</w:t>
            </w:r>
          </w:p>
        </w:tc>
        <w:tc>
          <w:tcPr>
            <w:tcW w:w="2500" w:type="pct"/>
          </w:tcPr>
          <w:p w:rsidRPr="00092D49" w:rsidR="00092D49" w:rsidP="00295398" w:rsidRDefault="00F7228B" w14:paraId="5EACA42B" w14:textId="77777777">
            <w:pPr>
              <w:rPr>
                <w:rFonts w:cstheme="minorHAnsi"/>
                <w:lang w:eastAsia="en-CA"/>
              </w:rPr>
            </w:pPr>
            <w:sdt>
              <w:sdtPr>
                <w:rPr>
                  <w:rFonts w:cstheme="minorHAnsi"/>
                  <w:lang w:eastAsia="en-CA"/>
                </w:rPr>
                <w:alias w:val="# book reviews or short written communications"/>
                <w:id w:val="1777518666"/>
                <w:placeholder>
                  <w:docPart w:val="17969C1B49B144109982F9C45B4F6FD3"/>
                </w:placeholder>
                <w:showingPlcHdr/>
              </w:sdtPr>
              <w:sdtEndPr/>
              <w:sdtContent>
                <w:r w:rsidRPr="00092D49" w:rsidR="00092D49">
                  <w:rPr>
                    <w:rStyle w:val="PlaceholderText"/>
                    <w:rFonts w:cstheme="minorHAnsi"/>
                  </w:rPr>
                  <w:t>Enter number</w:t>
                </w:r>
              </w:sdtContent>
            </w:sdt>
          </w:p>
        </w:tc>
      </w:tr>
      <w:tr w:rsidRPr="00092D49" w:rsidR="00092D49" w:rsidTr="00295398" w14:paraId="5C74A7DB" w14:textId="77777777">
        <w:tc>
          <w:tcPr>
            <w:tcW w:w="2500" w:type="pct"/>
          </w:tcPr>
          <w:p w:rsidRPr="00092D49" w:rsidR="00092D49" w:rsidP="00295398" w:rsidRDefault="00092D49" w14:paraId="75B55A18" w14:textId="77777777">
            <w:pPr>
              <w:rPr>
                <w:rFonts w:cstheme="minorHAnsi"/>
                <w:lang w:eastAsia="en-CA"/>
              </w:rPr>
            </w:pPr>
            <w:r w:rsidRPr="00092D49">
              <w:rPr>
                <w:rFonts w:cstheme="minorHAnsi"/>
                <w:lang w:eastAsia="en-CA"/>
              </w:rPr>
              <w:t>Invited presentations at scientific meetings</w:t>
            </w:r>
          </w:p>
        </w:tc>
        <w:tc>
          <w:tcPr>
            <w:tcW w:w="2500" w:type="pct"/>
          </w:tcPr>
          <w:p w:rsidRPr="00092D49" w:rsidR="00092D49" w:rsidP="00295398" w:rsidRDefault="00F7228B" w14:paraId="494E508A" w14:textId="77777777">
            <w:pPr>
              <w:rPr>
                <w:rFonts w:cstheme="minorHAnsi"/>
                <w:lang w:eastAsia="en-CA"/>
              </w:rPr>
            </w:pPr>
            <w:sdt>
              <w:sdtPr>
                <w:rPr>
                  <w:rFonts w:cstheme="minorHAnsi"/>
                  <w:lang w:eastAsia="en-CA"/>
                </w:rPr>
                <w:alias w:val="# invited presentations"/>
                <w:tag w:val="# invited presentations"/>
                <w:id w:val="-212355902"/>
                <w:placeholder>
                  <w:docPart w:val="2CD0A9D2D23A48DCA54B380AFB6B356B"/>
                </w:placeholder>
                <w:showingPlcHdr/>
              </w:sdtPr>
              <w:sdtEndPr/>
              <w:sdtContent>
                <w:r w:rsidRPr="00092D49" w:rsidR="00092D49">
                  <w:rPr>
                    <w:rStyle w:val="PlaceholderText"/>
                    <w:rFonts w:cstheme="minorHAnsi"/>
                  </w:rPr>
                  <w:t>Enter number</w:t>
                </w:r>
              </w:sdtContent>
            </w:sdt>
          </w:p>
        </w:tc>
      </w:tr>
      <w:tr w:rsidRPr="00092D49" w:rsidR="00092D49" w:rsidTr="00295398" w14:paraId="649C2673" w14:textId="77777777">
        <w:tc>
          <w:tcPr>
            <w:tcW w:w="2500" w:type="pct"/>
          </w:tcPr>
          <w:p w:rsidRPr="00092D49" w:rsidR="00092D49" w:rsidP="00295398" w:rsidRDefault="00092D49" w14:paraId="025861B7" w14:textId="77777777">
            <w:pPr>
              <w:rPr>
                <w:rFonts w:cstheme="minorHAnsi"/>
                <w:lang w:eastAsia="en-CA"/>
              </w:rPr>
            </w:pPr>
            <w:r w:rsidRPr="00092D49">
              <w:rPr>
                <w:rFonts w:cstheme="minorHAnsi"/>
                <w:lang w:eastAsia="en-CA"/>
              </w:rPr>
              <w:t>Self-initiated presentations at scientific meetings</w:t>
            </w:r>
          </w:p>
        </w:tc>
        <w:tc>
          <w:tcPr>
            <w:tcW w:w="2500" w:type="pct"/>
          </w:tcPr>
          <w:p w:rsidRPr="00092D49" w:rsidR="00092D49" w:rsidP="00295398" w:rsidRDefault="00F7228B" w14:paraId="13A96534" w14:textId="77777777">
            <w:pPr>
              <w:rPr>
                <w:rFonts w:cstheme="minorHAnsi"/>
                <w:lang w:eastAsia="en-CA"/>
              </w:rPr>
            </w:pPr>
            <w:sdt>
              <w:sdtPr>
                <w:rPr>
                  <w:rFonts w:cstheme="minorHAnsi"/>
                  <w:lang w:eastAsia="en-CA"/>
                </w:rPr>
                <w:alias w:val="# self-initiated presentations"/>
                <w:tag w:val="# self-initiated presentations"/>
                <w:id w:val="-425732750"/>
                <w:placeholder>
                  <w:docPart w:val="00A83A1700E14F768EDB9161A824D476"/>
                </w:placeholder>
                <w:showingPlcHdr/>
              </w:sdtPr>
              <w:sdtEndPr/>
              <w:sdtContent>
                <w:r w:rsidRPr="00092D49" w:rsidR="00092D49">
                  <w:rPr>
                    <w:rStyle w:val="PlaceholderText"/>
                    <w:rFonts w:cstheme="minorHAnsi"/>
                  </w:rPr>
                  <w:t>Enter number</w:t>
                </w:r>
              </w:sdtContent>
            </w:sdt>
          </w:p>
        </w:tc>
      </w:tr>
    </w:tbl>
    <w:p w:rsidRPr="00092D49" w:rsidR="00092D49" w:rsidP="00092D49" w:rsidRDefault="00092D49" w14:paraId="557C0136" w14:textId="045945D2">
      <w:pPr>
        <w:spacing w:before="240" w:after="0"/>
        <w:rPr>
          <w:rFonts w:cstheme="minorHAnsi"/>
          <w:b/>
        </w:rPr>
      </w:pPr>
      <w:r w:rsidRPr="00092D49">
        <w:rPr>
          <w:rFonts w:cstheme="minorHAnsi"/>
          <w:b/>
        </w:rPr>
        <w:t xml:space="preserve">(OPTIONAL:  Comments on the quantity or the quality of your research, </w:t>
      </w:r>
      <w:r w:rsidRPr="00092D49" w:rsidR="00A26202">
        <w:rPr>
          <w:rFonts w:cstheme="minorHAnsi"/>
          <w:b/>
        </w:rPr>
        <w:t>e.g.,</w:t>
      </w:r>
      <w:r w:rsidRPr="00092D49">
        <w:rPr>
          <w:rFonts w:cstheme="minorHAnsi"/>
          <w:b/>
        </w:rPr>
        <w:t xml:space="preserve"> impact of publications and/or presentation.)</w:t>
      </w:r>
    </w:p>
    <w:p w:rsidRPr="00092D49" w:rsidR="00092D49" w:rsidP="00092D49" w:rsidRDefault="00092D49" w14:paraId="114762FD" w14:textId="77777777">
      <w:pPr>
        <w:spacing w:after="0"/>
        <w:ind w:left="720"/>
        <w:rPr>
          <w:rFonts w:cstheme="minorHAnsi"/>
          <w:b/>
        </w:rPr>
      </w:pPr>
    </w:p>
    <w:p w:rsidRPr="00092D49" w:rsidR="00092D49" w:rsidP="00092D49" w:rsidRDefault="00092D49" w14:paraId="7AAD4CBD" w14:textId="77777777">
      <w:pPr>
        <w:tabs>
          <w:tab w:val="left" w:pos="720"/>
          <w:tab w:val="left" w:pos="1710"/>
        </w:tabs>
        <w:spacing w:after="0"/>
        <w:ind w:left="720" w:hanging="630"/>
        <w:rPr>
          <w:rFonts w:cstheme="minorHAnsi"/>
        </w:rPr>
      </w:pPr>
      <w:r w:rsidRPr="00092D49">
        <w:rPr>
          <w:rFonts w:cstheme="minorHAnsi"/>
          <w:b/>
        </w:rPr>
        <w:t>1.</w:t>
      </w:r>
      <w:r w:rsidRPr="00092D49">
        <w:rPr>
          <w:rFonts w:cstheme="minorHAnsi"/>
          <w:b/>
        </w:rPr>
        <w:tab/>
      </w:r>
      <w:r w:rsidRPr="00092D49">
        <w:rPr>
          <w:rFonts w:cstheme="minorHAnsi"/>
          <w:b/>
        </w:rPr>
        <w:t xml:space="preserve">a) Full refereed </w:t>
      </w:r>
      <w:r w:rsidRPr="00092D49">
        <w:rPr>
          <w:rFonts w:cstheme="minorHAnsi"/>
          <w:b/>
          <w:u w:val="single"/>
        </w:rPr>
        <w:t>published</w:t>
      </w:r>
      <w:r w:rsidRPr="00092D49">
        <w:rPr>
          <w:rFonts w:cstheme="minorHAnsi"/>
          <w:b/>
        </w:rPr>
        <w:t xml:space="preserve"> articles for the last two years (indicate dates) </w:t>
      </w:r>
      <w:sdt>
        <w:sdtPr>
          <w:rPr>
            <w:rStyle w:val="PlaceholderText"/>
            <w:rFonts w:cstheme="minorHAnsi"/>
          </w:rPr>
          <w:alias w:val="# of Publications"/>
          <w:tag w:val="# of Publications"/>
          <w:id w:val="73249358"/>
          <w:placeholder>
            <w:docPart w:val="69679E8434604A65AFDCC9692C7B6C3E"/>
          </w:placeholder>
          <w:showingPlcHdr/>
        </w:sdtPr>
        <w:sdtEndPr>
          <w:rPr>
            <w:rStyle w:val="DefaultParagraphFont"/>
            <w:b/>
            <w:color w:val="auto"/>
          </w:rPr>
        </w:sdtEndPr>
        <w:sdtContent>
          <w:r w:rsidRPr="00092D49">
            <w:rPr>
              <w:rStyle w:val="PlaceholderText"/>
              <w:rFonts w:cstheme="minorHAnsi"/>
            </w:rPr>
            <w:t>Click here to enter number of publications.</w:t>
          </w:r>
        </w:sdtContent>
      </w:sdt>
      <w:r w:rsidRPr="00092D49">
        <w:rPr>
          <w:rFonts w:cstheme="minorHAnsi"/>
        </w:rPr>
        <w:t xml:space="preserve">  </w:t>
      </w:r>
    </w:p>
    <w:p w:rsidRPr="00092D49" w:rsidR="00092D49" w:rsidP="00092D49" w:rsidRDefault="00092D49" w14:paraId="6565DDC7" w14:textId="77777777">
      <w:pPr>
        <w:spacing w:after="0"/>
        <w:ind w:firstLine="720"/>
        <w:rPr>
          <w:rFonts w:cstheme="minorHAnsi"/>
        </w:rPr>
      </w:pPr>
    </w:p>
    <w:p w:rsidRPr="00092D49" w:rsidR="00092D49" w:rsidP="00092D49" w:rsidRDefault="00092D49" w14:paraId="0FFA0385" w14:textId="77777777">
      <w:pPr>
        <w:spacing w:after="0"/>
        <w:ind w:left="720"/>
        <w:rPr>
          <w:rFonts w:cstheme="minorHAnsi"/>
        </w:rPr>
      </w:pPr>
      <w:r w:rsidRPr="00092D49">
        <w:rPr>
          <w:rFonts w:cstheme="minorHAnsi"/>
          <w:noProof/>
        </w:rPr>
        <mc:AlternateContent>
          <mc:Choice Requires="wps">
            <w:drawing>
              <wp:anchor distT="45720" distB="45720" distL="114300" distR="114300" simplePos="0" relativeHeight="251659264" behindDoc="0" locked="0" layoutInCell="1" allowOverlap="1" wp14:anchorId="32A5744F" wp14:editId="106BDAFC">
                <wp:simplePos x="0" y="0"/>
                <wp:positionH relativeFrom="column">
                  <wp:posOffset>450850</wp:posOffset>
                </wp:positionH>
                <wp:positionV relativeFrom="paragraph">
                  <wp:posOffset>438785</wp:posOffset>
                </wp:positionV>
                <wp:extent cx="6483350" cy="1404620"/>
                <wp:effectExtent l="0" t="0" r="1270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1404620"/>
                        </a:xfrm>
                        <a:prstGeom prst="rect">
                          <a:avLst/>
                        </a:prstGeom>
                        <a:solidFill>
                          <a:srgbClr val="FFFFFF"/>
                        </a:solidFill>
                        <a:ln w="9525">
                          <a:solidFill>
                            <a:srgbClr val="000000"/>
                          </a:solidFill>
                          <a:miter lim="800000"/>
                          <a:headEnd/>
                          <a:tailEnd/>
                        </a:ln>
                      </wps:spPr>
                      <wps:txbx>
                        <w:txbxContent>
                          <w:p w:rsidR="00092D49" w:rsidP="00092D49" w:rsidRDefault="00092D49" w14:paraId="2EC458B1" w14:textId="777777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5D62675">
              <v:shapetype id="_x0000_t202" coordsize="21600,21600" o:spt="202" path="m,l,21600r21600,l21600,xe" w14:anchorId="32A5744F">
                <v:stroke joinstyle="miter"/>
                <v:path gradientshapeok="t" o:connecttype="rect"/>
              </v:shapetype>
              <v:shape id="Text Box 2" style="position:absolute;left:0;text-align:left;margin-left:35.5pt;margin-top:34.55pt;width:510.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">
                <v:textbox style="mso-fit-shape-to-text:t">
                  <w:txbxContent>
                    <w:p w:rsidR="00092D49" w:rsidP="00092D49" w:rsidRDefault="00092D49" w14:paraId="672A6659" w14:textId="77777777"/>
                  </w:txbxContent>
                </v:textbox>
                <w10:wrap type="square"/>
              </v:shape>
            </w:pict>
          </mc:Fallback>
        </mc:AlternateContent>
      </w:r>
      <w:r w:rsidRPr="00092D49">
        <w:rPr>
          <w:rFonts w:cstheme="minorHAnsi"/>
        </w:rPr>
        <w:t>Indicate students with an asterisk (*).  Please indicate if this publication has formed part of a previous annual review.  “In press” articles reported in one year should not be reported the next year as “published”.</w:t>
      </w:r>
    </w:p>
    <w:p w:rsidRPr="00092D49" w:rsidR="00092D49" w:rsidP="00092D49" w:rsidRDefault="00092D49" w14:paraId="0565D232" w14:textId="77777777">
      <w:pPr>
        <w:spacing w:after="0"/>
        <w:ind w:left="720"/>
        <w:rPr>
          <w:rFonts w:cstheme="minorHAnsi"/>
        </w:rPr>
      </w:pPr>
    </w:p>
    <w:p w:rsidRPr="00092D49" w:rsidR="00092D49" w:rsidP="00092D49" w:rsidRDefault="00092D49" w14:paraId="2E3D8994" w14:textId="77777777">
      <w:pPr>
        <w:spacing w:after="0"/>
        <w:rPr>
          <w:rFonts w:cstheme="minorHAnsi"/>
        </w:rPr>
      </w:pPr>
      <w:r w:rsidRPr="00092D49">
        <w:rPr>
          <w:rFonts w:cstheme="minorHAnsi"/>
        </w:rPr>
        <w:tab/>
      </w:r>
      <w:r w:rsidRPr="00092D49">
        <w:rPr>
          <w:rFonts w:cstheme="minorHAnsi"/>
        </w:rPr>
        <w:tab/>
      </w:r>
    </w:p>
    <w:p w:rsidRPr="00092D49" w:rsidR="00092D49" w:rsidP="00092D49" w:rsidRDefault="00092D49" w14:paraId="09D3BC33" w14:textId="77777777">
      <w:pPr>
        <w:spacing w:after="0"/>
        <w:ind w:left="720"/>
        <w:rPr>
          <w:rFonts w:cstheme="minorHAnsi"/>
          <w:i/>
        </w:rPr>
      </w:pPr>
      <w:r w:rsidRPr="00092D49">
        <w:rPr>
          <w:rFonts w:cstheme="minorHAnsi"/>
          <w:noProof/>
        </w:rPr>
        <mc:AlternateContent>
          <mc:Choice Requires="wps">
            <w:drawing>
              <wp:anchor distT="45720" distB="45720" distL="114300" distR="114300" simplePos="0" relativeHeight="251660288" behindDoc="0" locked="0" layoutInCell="1" allowOverlap="1" wp14:anchorId="14BCB8B0" wp14:editId="2705E1D3">
                <wp:simplePos x="0" y="0"/>
                <wp:positionH relativeFrom="column">
                  <wp:posOffset>495300</wp:posOffset>
                </wp:positionH>
                <wp:positionV relativeFrom="paragraph">
                  <wp:posOffset>724535</wp:posOffset>
                </wp:positionV>
                <wp:extent cx="6483350" cy="1404620"/>
                <wp:effectExtent l="0" t="0" r="12700" b="203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1404620"/>
                        </a:xfrm>
                        <a:prstGeom prst="rect">
                          <a:avLst/>
                        </a:prstGeom>
                        <a:solidFill>
                          <a:srgbClr val="FFFFFF"/>
                        </a:solidFill>
                        <a:ln w="9525">
                          <a:solidFill>
                            <a:srgbClr val="000000"/>
                          </a:solidFill>
                          <a:miter lim="800000"/>
                          <a:headEnd/>
                          <a:tailEnd/>
                        </a:ln>
                      </wps:spPr>
                      <wps:txbx>
                        <w:txbxContent>
                          <w:p w:rsidR="00092D49" w:rsidP="00092D49" w:rsidRDefault="00092D49" w14:paraId="245F9EA9" w14:textId="777777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6886B75A">
              <v:shape id="_x0000_s1027" style="position:absolute;left:0;text-align:left;margin-left:39pt;margin-top:57.05pt;width:510.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" w14:anchorId="14BCB8B0">
                <v:textbox style="mso-fit-shape-to-text:t">
                  <w:txbxContent>
                    <w:p w:rsidR="00092D49" w:rsidP="00092D49" w:rsidRDefault="00092D49" w14:paraId="0A37501D" w14:textId="77777777"/>
                  </w:txbxContent>
                </v:textbox>
                <w10:wrap type="square"/>
              </v:shape>
            </w:pict>
          </mc:Fallback>
        </mc:AlternateContent>
      </w:r>
      <w:r w:rsidRPr="00092D49">
        <w:rPr>
          <w:rFonts w:cstheme="minorHAnsi"/>
          <w:b/>
        </w:rPr>
        <w:t xml:space="preserve">b) Full refereed </w:t>
      </w:r>
      <w:r w:rsidRPr="00092D49">
        <w:rPr>
          <w:rFonts w:cstheme="minorHAnsi"/>
          <w:b/>
          <w:u w:val="single"/>
        </w:rPr>
        <w:t>in-press</w:t>
      </w:r>
      <w:r w:rsidRPr="00092D49">
        <w:rPr>
          <w:rFonts w:cstheme="minorHAnsi"/>
          <w:b/>
        </w:rPr>
        <w:t xml:space="preserve"> articles </w:t>
      </w:r>
      <w:sdt>
        <w:sdtPr>
          <w:rPr>
            <w:rFonts w:cstheme="minorHAnsi"/>
          </w:rPr>
          <w:alias w:val="# of Articles"/>
          <w:tag w:val="# of Articles"/>
          <w:id w:val="-1119289344"/>
          <w:placeholder>
            <w:docPart w:val="4899E7DBBFC94F94993DCDDDE606CF5B"/>
          </w:placeholder>
          <w:showingPlcHdr/>
        </w:sdtPr>
        <w:sdtEndPr/>
        <w:sdtContent>
          <w:r w:rsidRPr="00092D49">
            <w:rPr>
              <w:rStyle w:val="PlaceholderText"/>
              <w:rFonts w:cstheme="minorHAnsi"/>
            </w:rPr>
            <w:t>Click here to enter number of articles.</w:t>
          </w:r>
        </w:sdtContent>
      </w:sdt>
      <w:r w:rsidRPr="00092D49">
        <w:rPr>
          <w:rFonts w:cstheme="minorHAnsi"/>
        </w:rPr>
        <w:t xml:space="preserve"> - use "in-press" instead of "accepted" or "forthcoming". </w:t>
      </w:r>
      <w:r w:rsidRPr="00092D49">
        <w:rPr>
          <w:rFonts w:cstheme="minorHAnsi"/>
          <w:i/>
        </w:rPr>
        <w:t>"In-press" implies that the editor has informed the author that there are no changes to the manuscript required prior to publication.</w:t>
      </w:r>
    </w:p>
    <w:p w:rsidRPr="00092D49" w:rsidR="00092D49" w:rsidP="00092D49" w:rsidRDefault="00092D49" w14:paraId="1AE7A44E" w14:textId="77777777">
      <w:pPr>
        <w:spacing w:after="0"/>
        <w:ind w:left="720"/>
        <w:rPr>
          <w:rFonts w:cstheme="minorHAnsi"/>
          <w:i/>
        </w:rPr>
      </w:pPr>
    </w:p>
    <w:p w:rsidRPr="00092D49" w:rsidR="00092D49" w:rsidP="00092D49" w:rsidRDefault="00092D49" w14:paraId="43970B85" w14:textId="77777777">
      <w:pPr>
        <w:spacing w:after="0"/>
        <w:ind w:left="720"/>
        <w:rPr>
          <w:rFonts w:cstheme="minorHAnsi"/>
        </w:rPr>
      </w:pPr>
    </w:p>
    <w:p w:rsidRPr="00092D49" w:rsidR="00092D49" w:rsidP="00092D49" w:rsidRDefault="00092D49" w14:paraId="14A1B639" w14:textId="77777777">
      <w:pPr>
        <w:spacing w:after="0"/>
        <w:ind w:left="720"/>
        <w:rPr>
          <w:rFonts w:cstheme="minorHAnsi"/>
        </w:rPr>
      </w:pPr>
    </w:p>
    <w:p w:rsidRPr="00092D49" w:rsidR="00092D49" w:rsidP="00092D49" w:rsidRDefault="00092D49" w14:paraId="1AD8786F" w14:textId="5355E939">
      <w:pPr>
        <w:spacing w:after="0"/>
        <w:ind w:left="720"/>
        <w:rPr>
          <w:rFonts w:cstheme="minorHAnsi"/>
        </w:rPr>
      </w:pPr>
      <w:r w:rsidRPr="00092D49">
        <w:rPr>
          <w:rFonts w:cstheme="minorHAnsi"/>
          <w:b/>
        </w:rPr>
        <w:t>c) Scholarly work</w:t>
      </w:r>
      <w:r w:rsidRPr="00092D49">
        <w:rPr>
          <w:rFonts w:cstheme="minorHAnsi"/>
        </w:rPr>
        <w:t xml:space="preserve"> outside of the usual peer reviewed venues is valued, however, the onus is on the faculty member to provide evidence of its </w:t>
      </w:r>
      <w:r w:rsidRPr="00092D49" w:rsidR="00F052CD">
        <w:rPr>
          <w:rFonts w:cstheme="minorHAnsi"/>
        </w:rPr>
        <w:t>quality,</w:t>
      </w:r>
      <w:r w:rsidRPr="00092D49">
        <w:rPr>
          <w:rFonts w:cstheme="minorHAnsi"/>
        </w:rPr>
        <w:t xml:space="preserve"> impact and relevance. (Insert DOI # if known) </w:t>
      </w:r>
      <w:sdt>
        <w:sdtPr>
          <w:rPr>
            <w:rFonts w:cstheme="minorHAnsi"/>
            <w:b/>
            <w:u w:val="single"/>
          </w:rPr>
          <w:alias w:val="# of Scholarly Work"/>
          <w:tag w:val="# of Scholarly Work"/>
          <w:id w:val="2036538750"/>
          <w:placeholder>
            <w:docPart w:val="835812D9E97B4B3A93245CBE463590B2"/>
          </w:placeholder>
          <w:showingPlcHdr/>
          <w:text/>
        </w:sdtPr>
        <w:sdtEndPr/>
        <w:sdtContent>
          <w:r w:rsidRPr="00092D49">
            <w:rPr>
              <w:rStyle w:val="PlaceholderText"/>
              <w:rFonts w:cstheme="minorHAnsi"/>
            </w:rPr>
            <w:t>Click here to enter number of scholarly works.</w:t>
          </w:r>
        </w:sdtContent>
      </w:sdt>
    </w:p>
    <w:p w:rsidRPr="00092D49" w:rsidR="00092D49" w:rsidP="00092D49" w:rsidRDefault="00092D49" w14:paraId="7D90F7FD" w14:textId="77777777">
      <w:pPr>
        <w:spacing w:after="0"/>
        <w:rPr>
          <w:rFonts w:cstheme="minorHAnsi"/>
        </w:rPr>
      </w:pPr>
      <w:r w:rsidRPr="00092D49">
        <w:rPr>
          <w:rFonts w:cstheme="minorHAnsi"/>
          <w:noProof/>
        </w:rPr>
        <mc:AlternateContent>
          <mc:Choice Requires="wps">
            <w:drawing>
              <wp:anchor distT="45720" distB="45720" distL="114300" distR="114300" simplePos="0" relativeHeight="251661312" behindDoc="0" locked="0" layoutInCell="1" allowOverlap="1" wp14:anchorId="27B523BC" wp14:editId="6B28B318">
                <wp:simplePos x="0" y="0"/>
                <wp:positionH relativeFrom="column">
                  <wp:posOffset>482600</wp:posOffset>
                </wp:positionH>
                <wp:positionV relativeFrom="paragraph">
                  <wp:posOffset>222885</wp:posOffset>
                </wp:positionV>
                <wp:extent cx="6483350" cy="1404620"/>
                <wp:effectExtent l="0" t="0" r="12700" b="2032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1404620"/>
                        </a:xfrm>
                        <a:prstGeom prst="rect">
                          <a:avLst/>
                        </a:prstGeom>
                        <a:solidFill>
                          <a:srgbClr val="FFFFFF"/>
                        </a:solidFill>
                        <a:ln w="9525">
                          <a:solidFill>
                            <a:srgbClr val="000000"/>
                          </a:solidFill>
                          <a:miter lim="800000"/>
                          <a:headEnd/>
                          <a:tailEnd/>
                        </a:ln>
                      </wps:spPr>
                      <wps:txbx>
                        <w:txbxContent>
                          <w:p w:rsidR="00092D49" w:rsidP="00092D49" w:rsidRDefault="00092D49" w14:paraId="26C38B5D" w14:textId="7777777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28BEFC6A">
              <v:shape id="Text Box 3" style="position:absolute;margin-left:38pt;margin-top:17.55pt;width:51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" w14:anchorId="27B523BC">
                <v:textbox style="mso-fit-shape-to-text:t">
                  <w:txbxContent>
                    <w:p w:rsidR="00092D49" w:rsidP="00092D49" w:rsidRDefault="00092D49" w14:paraId="5DAB6C7B" w14:textId="77777777"/>
                  </w:txbxContent>
                </v:textbox>
                <w10:wrap type="square"/>
              </v:shape>
            </w:pict>
          </mc:Fallback>
        </mc:AlternateContent>
      </w:r>
    </w:p>
    <w:p w:rsidRPr="00092D49" w:rsidR="00092D49" w:rsidP="00092D49" w:rsidRDefault="00092D49" w14:paraId="3D86918F" w14:textId="77777777">
      <w:pPr>
        <w:spacing w:after="0"/>
        <w:ind w:left="720"/>
        <w:rPr>
          <w:rFonts w:cstheme="minorHAnsi"/>
        </w:rPr>
      </w:pPr>
    </w:p>
    <w:p w:rsidRPr="00092D49" w:rsidR="00092D49" w:rsidP="00092D49" w:rsidRDefault="00092D49" w14:paraId="6E8ADD1C" w14:textId="77777777">
      <w:pPr>
        <w:spacing w:after="0"/>
        <w:rPr>
          <w:rFonts w:cstheme="minorHAnsi"/>
        </w:rPr>
      </w:pPr>
      <w:r w:rsidRPr="00092D49">
        <w:rPr>
          <w:rFonts w:cstheme="minorHAnsi"/>
        </w:rPr>
        <w:tab/>
      </w:r>
    </w:p>
    <w:p w:rsidRPr="00092D49" w:rsidR="00092D49" w:rsidP="00092D49" w:rsidRDefault="00092D49" w14:paraId="605163EC" w14:textId="77777777">
      <w:pPr>
        <w:pStyle w:val="ListParagraph"/>
        <w:numPr>
          <w:ilvl w:val="0"/>
          <w:numId w:val="4"/>
        </w:numPr>
        <w:spacing w:after="0"/>
        <w:rPr>
          <w:rFonts w:cstheme="minorHAnsi"/>
          <w:b/>
        </w:rPr>
      </w:pPr>
      <w:r w:rsidRPr="00092D49">
        <w:rPr>
          <w:rFonts w:cstheme="minorHAnsi"/>
          <w:b/>
        </w:rPr>
        <w:t xml:space="preserve">Books: </w:t>
      </w:r>
      <w:sdt>
        <w:sdtPr>
          <w:rPr>
            <w:rFonts w:cstheme="minorHAnsi"/>
            <w:b/>
            <w:u w:val="single"/>
          </w:rPr>
          <w:alias w:val="# of Books"/>
          <w:tag w:val="# of Books"/>
          <w:id w:val="-1200699687"/>
          <w:placeholder>
            <w:docPart w:val="E0E8DB5AC01D4C3B84391A1863FA44BC"/>
          </w:placeholder>
          <w:showingPlcHdr/>
          <w:text/>
        </w:sdtPr>
        <w:sdtEndPr/>
        <w:sdtContent>
          <w:r w:rsidRPr="00092D49">
            <w:rPr>
              <w:rStyle w:val="PlaceholderText"/>
              <w:rFonts w:cstheme="minorHAnsi"/>
            </w:rPr>
            <w:t>Click here to enter number of books.</w:t>
          </w:r>
        </w:sdtContent>
      </w:sdt>
    </w:p>
    <w:p w:rsidRPr="00092D49" w:rsidR="00092D49" w:rsidP="00092D49" w:rsidRDefault="00092D49" w14:paraId="2D732C2D" w14:textId="77777777">
      <w:pPr>
        <w:spacing w:after="0"/>
        <w:rPr>
          <w:rFonts w:cstheme="minorHAnsi"/>
        </w:rPr>
      </w:pPr>
    </w:p>
    <w:p w:rsidRPr="00092D49" w:rsidR="00092D49" w:rsidP="00092D49" w:rsidRDefault="00092D49" w14:paraId="36729337" w14:textId="77777777">
      <w:pPr>
        <w:spacing w:after="0"/>
        <w:ind w:left="720"/>
        <w:rPr>
          <w:rFonts w:cstheme="minorHAnsi"/>
        </w:rPr>
      </w:pPr>
    </w:p>
    <w:p w:rsidRPr="00092D49" w:rsidR="00092D49" w:rsidP="00092D49" w:rsidRDefault="00092D49" w14:paraId="648668CA" w14:textId="77777777">
      <w:pPr>
        <w:spacing w:after="0"/>
        <w:ind w:left="360"/>
        <w:rPr>
          <w:rFonts w:cstheme="minorHAnsi"/>
        </w:rPr>
      </w:pPr>
    </w:p>
    <w:p w:rsidRPr="00092D49" w:rsidR="00092D49" w:rsidP="00092D49" w:rsidRDefault="00092D49" w14:paraId="136EF5FC" w14:textId="77777777">
      <w:pPr>
        <w:pStyle w:val="ListParagraph"/>
        <w:numPr>
          <w:ilvl w:val="0"/>
          <w:numId w:val="4"/>
        </w:numPr>
        <w:spacing w:after="0"/>
        <w:rPr>
          <w:rFonts w:cstheme="minorHAnsi"/>
          <w:b/>
        </w:rPr>
      </w:pPr>
      <w:r w:rsidRPr="00092D49">
        <w:rPr>
          <w:rFonts w:cstheme="minorHAnsi"/>
          <w:b/>
        </w:rPr>
        <w:t xml:space="preserve">Book Chapters: </w:t>
      </w:r>
      <w:sdt>
        <w:sdtPr>
          <w:rPr>
            <w:rFonts w:cstheme="minorHAnsi"/>
            <w:b/>
            <w:u w:val="single"/>
          </w:rPr>
          <w:alias w:val="# of Book Chapters"/>
          <w:tag w:val="# of Book Chapters"/>
          <w:id w:val="1097594571"/>
          <w:placeholder>
            <w:docPart w:val="276A42005E104119A1C9D2526C1DD4A8"/>
          </w:placeholder>
          <w:showingPlcHdr/>
          <w:text/>
        </w:sdtPr>
        <w:sdtEndPr/>
        <w:sdtContent>
          <w:r w:rsidRPr="00092D49">
            <w:rPr>
              <w:rStyle w:val="PlaceholderText"/>
              <w:rFonts w:cstheme="minorHAnsi"/>
            </w:rPr>
            <w:t>Click here to enter number of book chapters</w:t>
          </w:r>
          <w:r w:rsidRPr="00092D49">
            <w:rPr>
              <w:rStyle w:val="PlaceholderText"/>
              <w:rFonts w:cstheme="minorHAnsi"/>
              <w:color w:val="auto"/>
            </w:rPr>
            <w:t>.</w:t>
          </w:r>
        </w:sdtContent>
      </w:sdt>
    </w:p>
    <w:p w:rsidRPr="00092D49" w:rsidR="00092D49" w:rsidP="00092D49" w:rsidRDefault="00092D49" w14:paraId="22DF8DE7" w14:textId="77777777">
      <w:pPr>
        <w:spacing w:after="0"/>
        <w:rPr>
          <w:rFonts w:cstheme="minorHAnsi"/>
        </w:rPr>
      </w:pPr>
    </w:p>
    <w:p w:rsidRPr="00092D49" w:rsidR="00092D49" w:rsidP="00092D49" w:rsidRDefault="00092D49" w14:paraId="7553AA16" w14:textId="77777777">
      <w:pPr>
        <w:spacing w:after="0"/>
        <w:ind w:left="720"/>
        <w:rPr>
          <w:rFonts w:cstheme="minorHAnsi"/>
        </w:rPr>
      </w:pPr>
    </w:p>
    <w:p w:rsidRPr="00092D49" w:rsidR="00092D49" w:rsidP="00092D49" w:rsidRDefault="00092D49" w14:paraId="25B0FFA9" w14:textId="77777777">
      <w:pPr>
        <w:spacing w:after="0"/>
        <w:rPr>
          <w:rFonts w:cstheme="minorHAnsi"/>
        </w:rPr>
      </w:pPr>
    </w:p>
    <w:p w:rsidRPr="00092D49" w:rsidR="00092D49" w:rsidP="00092D49" w:rsidRDefault="00092D49" w14:paraId="124CBF01" w14:textId="7AB850F1">
      <w:pPr>
        <w:pStyle w:val="ListParagraph"/>
        <w:numPr>
          <w:ilvl w:val="0"/>
          <w:numId w:val="4"/>
        </w:numPr>
        <w:spacing w:after="0"/>
        <w:rPr>
          <w:rStyle w:val="PlaceholderText"/>
          <w:rFonts w:cstheme="minorHAnsi"/>
        </w:rPr>
      </w:pPr>
      <w:r w:rsidRPr="00092D49">
        <w:rPr>
          <w:rFonts w:cstheme="minorHAnsi"/>
          <w:b/>
        </w:rPr>
        <w:t xml:space="preserve">Refereed published or in-press conference proceedings: </w:t>
      </w:r>
      <w:sdt>
        <w:sdtPr>
          <w:rPr>
            <w:rStyle w:val="PlaceholderText"/>
            <w:rFonts w:cstheme="minorHAnsi"/>
          </w:rPr>
          <w:alias w:val="# of Conference Proceedings"/>
          <w:tag w:val="# of Conference Proceedings"/>
          <w:id w:val="551808158"/>
          <w:placeholder>
            <w:docPart w:val="CAE5F169076242FB942A6D153E27137B"/>
          </w:placeholder>
          <w:showingPlcHdr/>
          <w:text/>
        </w:sdtPr>
        <w:sdtEndPr>
          <w:rPr>
            <w:rStyle w:val="PlaceholderText"/>
          </w:rPr>
        </w:sdtEndPr>
        <w:sdtContent>
          <w:r w:rsidRPr="0017719C" w:rsidR="00BA0CBA">
            <w:rPr>
              <w:rStyle w:val="PlaceholderText"/>
            </w:rPr>
            <w:t>Click here to enter</w:t>
          </w:r>
          <w:r w:rsidR="00BA0CBA">
            <w:rPr>
              <w:rStyle w:val="PlaceholderText"/>
            </w:rPr>
            <w:t xml:space="preserve"> number</w:t>
          </w:r>
          <w:r w:rsidRPr="0017719C" w:rsidR="00BA0CBA">
            <w:rPr>
              <w:rStyle w:val="PlaceholderText"/>
            </w:rPr>
            <w:t xml:space="preserve"> of conference proceedings.</w:t>
          </w:r>
        </w:sdtContent>
      </w:sdt>
    </w:p>
    <w:p w:rsidRPr="00092D49" w:rsidR="00092D49" w:rsidP="00092D49" w:rsidRDefault="00092D49" w14:paraId="25483D37" w14:textId="77777777">
      <w:pPr>
        <w:spacing w:after="0"/>
        <w:ind w:left="360"/>
        <w:rPr>
          <w:rFonts w:cstheme="minorHAnsi"/>
          <w:b/>
        </w:rPr>
      </w:pPr>
    </w:p>
    <w:p w:rsidRPr="00092D49" w:rsidR="00092D49" w:rsidP="00092D49" w:rsidRDefault="00092D49" w14:paraId="5F613521" w14:textId="77777777">
      <w:pPr>
        <w:spacing w:after="0"/>
        <w:ind w:left="720"/>
        <w:rPr>
          <w:rFonts w:cstheme="minorHAnsi"/>
        </w:rPr>
      </w:pPr>
    </w:p>
    <w:p w:rsidRPr="00092D49" w:rsidR="00092D49" w:rsidP="00092D49" w:rsidRDefault="00092D49" w14:paraId="2F401E23" w14:textId="77777777">
      <w:pPr>
        <w:pStyle w:val="ListParagraph"/>
        <w:spacing w:after="0"/>
        <w:ind w:left="360"/>
        <w:rPr>
          <w:rFonts w:cstheme="minorHAnsi"/>
          <w:b/>
        </w:rPr>
      </w:pPr>
    </w:p>
    <w:p w:rsidRPr="00092D49" w:rsidR="00092D49" w:rsidP="00092D49" w:rsidRDefault="00092D49" w14:paraId="49D0F4D0" w14:textId="77777777">
      <w:pPr>
        <w:pStyle w:val="ListParagraph"/>
        <w:numPr>
          <w:ilvl w:val="0"/>
          <w:numId w:val="4"/>
        </w:numPr>
        <w:spacing w:after="0"/>
        <w:rPr>
          <w:rFonts w:cstheme="minorHAnsi"/>
          <w:b/>
        </w:rPr>
      </w:pPr>
      <w:r w:rsidRPr="00092D49">
        <w:rPr>
          <w:rFonts w:cstheme="minorHAnsi"/>
          <w:b/>
        </w:rPr>
        <w:t xml:space="preserve"> Book reviews and other short written communications:</w:t>
      </w:r>
      <w:r w:rsidRPr="00092D49">
        <w:rPr>
          <w:rFonts w:cstheme="minorHAnsi"/>
        </w:rPr>
        <w:t xml:space="preserve"> </w:t>
      </w:r>
      <w:sdt>
        <w:sdtPr>
          <w:rPr>
            <w:rStyle w:val="PlaceholderText"/>
            <w:rFonts w:cstheme="minorHAnsi"/>
          </w:rPr>
          <w:alias w:val="# of Book Reviews/Communication"/>
          <w:tag w:val="# of Book Reviews/Communication"/>
          <w:id w:val="417143871"/>
          <w:placeholder>
            <w:docPart w:val="B23917F5006A4CE582116780A432D513"/>
          </w:placeholder>
          <w:showingPlcHdr/>
          <w:text/>
        </w:sdtPr>
        <w:sdtEndPr>
          <w:rPr>
            <w:rStyle w:val="DefaultParagraphFont"/>
            <w:b/>
            <w:color w:val="auto"/>
            <w:u w:val="single"/>
          </w:rPr>
        </w:sdtEndPr>
        <w:sdtContent>
          <w:r w:rsidRPr="00092D49">
            <w:rPr>
              <w:rStyle w:val="PlaceholderText"/>
              <w:rFonts w:cstheme="minorHAnsi"/>
            </w:rPr>
            <w:t>Click here to enter number of book reviews/short communications.</w:t>
          </w:r>
        </w:sdtContent>
      </w:sdt>
    </w:p>
    <w:p w:rsidRPr="00092D49" w:rsidR="00092D49" w:rsidP="00092D49" w:rsidRDefault="00092D49" w14:paraId="704CB011" w14:textId="77777777">
      <w:pPr>
        <w:spacing w:after="0"/>
        <w:ind w:left="360"/>
        <w:rPr>
          <w:rFonts w:cstheme="minorHAnsi"/>
          <w:b/>
        </w:rPr>
      </w:pPr>
    </w:p>
    <w:p w:rsidRPr="00092D49" w:rsidR="00092D49" w:rsidP="00092D49" w:rsidRDefault="00092D49" w14:paraId="490B7A94" w14:textId="77777777">
      <w:pPr>
        <w:spacing w:after="0"/>
        <w:ind w:left="720"/>
        <w:rPr>
          <w:rFonts w:cstheme="minorHAnsi"/>
        </w:rPr>
      </w:pPr>
    </w:p>
    <w:p w:rsidRPr="00092D49" w:rsidR="00092D49" w:rsidP="00092D49" w:rsidRDefault="00092D49" w14:paraId="586A6A16" w14:textId="77777777">
      <w:pPr>
        <w:spacing w:after="0"/>
        <w:rPr>
          <w:rFonts w:cstheme="minorHAnsi"/>
          <w:b/>
        </w:rPr>
      </w:pPr>
    </w:p>
    <w:p w:rsidRPr="00092D49" w:rsidR="00092D49" w:rsidP="00092D49" w:rsidRDefault="00092D49" w14:paraId="0574C488" w14:textId="77777777">
      <w:pPr>
        <w:pStyle w:val="ListParagraph"/>
        <w:numPr>
          <w:ilvl w:val="0"/>
          <w:numId w:val="4"/>
        </w:numPr>
        <w:spacing w:after="0"/>
        <w:rPr>
          <w:rFonts w:cstheme="minorHAnsi"/>
          <w:b/>
        </w:rPr>
      </w:pPr>
      <w:r w:rsidRPr="00092D49">
        <w:rPr>
          <w:rFonts w:cstheme="minorHAnsi"/>
          <w:b/>
        </w:rPr>
        <w:t>Invited presentations at scientific meetings</w:t>
      </w:r>
      <w:r w:rsidRPr="00092D49">
        <w:rPr>
          <w:rFonts w:cstheme="minorHAnsi"/>
        </w:rPr>
        <w:t xml:space="preserve"> (as distinct from seminars at other universities, for example): </w:t>
      </w:r>
      <w:sdt>
        <w:sdtPr>
          <w:rPr>
            <w:rFonts w:cstheme="minorHAnsi"/>
            <w:b/>
            <w:u w:val="single"/>
          </w:rPr>
          <w:alias w:val="# of Presentations"/>
          <w:tag w:val="# of Presentations"/>
          <w:id w:val="1265114717"/>
          <w:placeholder>
            <w:docPart w:val="E14B24199A2649C895DD6EBE473721B6"/>
          </w:placeholder>
          <w:showingPlcHdr/>
          <w:text/>
        </w:sdtPr>
        <w:sdtEndPr/>
        <w:sdtContent>
          <w:r w:rsidRPr="00092D49">
            <w:rPr>
              <w:rStyle w:val="PlaceholderText"/>
              <w:rFonts w:cstheme="minorHAnsi"/>
            </w:rPr>
            <w:t>Click here to enter number of invited presentations.</w:t>
          </w:r>
        </w:sdtContent>
      </w:sdt>
    </w:p>
    <w:p w:rsidRPr="00092D49" w:rsidR="00092D49" w:rsidP="00092D49" w:rsidRDefault="00092D49" w14:paraId="6BA45684" w14:textId="77777777">
      <w:pPr>
        <w:spacing w:after="0"/>
        <w:rPr>
          <w:rFonts w:cstheme="minorHAnsi"/>
          <w:b/>
        </w:rPr>
      </w:pPr>
    </w:p>
    <w:p w:rsidRPr="00092D49" w:rsidR="00092D49" w:rsidP="00092D49" w:rsidRDefault="00092D49" w14:paraId="1A98003D" w14:textId="77777777">
      <w:pPr>
        <w:spacing w:after="0"/>
        <w:ind w:left="720"/>
        <w:rPr>
          <w:rFonts w:cstheme="minorHAnsi"/>
        </w:rPr>
      </w:pPr>
    </w:p>
    <w:p w:rsidRPr="00092D49" w:rsidR="00092D49" w:rsidP="00092D49" w:rsidRDefault="00092D49" w14:paraId="544DE86B" w14:textId="77777777">
      <w:pPr>
        <w:spacing w:after="0"/>
        <w:rPr>
          <w:rFonts w:cstheme="minorHAnsi"/>
          <w:b/>
        </w:rPr>
      </w:pPr>
    </w:p>
    <w:p w:rsidRPr="00092D49" w:rsidR="00092D49" w:rsidP="00092D49" w:rsidRDefault="00092D49" w14:paraId="4BDA3CEB" w14:textId="77777777">
      <w:pPr>
        <w:pStyle w:val="ListParagraph"/>
        <w:numPr>
          <w:ilvl w:val="0"/>
          <w:numId w:val="4"/>
        </w:numPr>
        <w:spacing w:after="0"/>
        <w:rPr>
          <w:rFonts w:cstheme="minorHAnsi"/>
          <w:b/>
        </w:rPr>
      </w:pPr>
      <w:r w:rsidRPr="00092D49">
        <w:rPr>
          <w:rFonts w:cstheme="minorHAnsi"/>
          <w:b/>
        </w:rPr>
        <w:t>Self-initiated presentations at scientific meetings, abstracts</w:t>
      </w:r>
      <w:r w:rsidRPr="00092D49">
        <w:rPr>
          <w:rFonts w:cstheme="minorHAnsi"/>
        </w:rPr>
        <w:t xml:space="preserve"> [indicate peer reviewed by abstract with an asterisk (*)]: </w:t>
      </w:r>
      <w:sdt>
        <w:sdtPr>
          <w:rPr>
            <w:rFonts w:cstheme="minorHAnsi"/>
            <w:b/>
            <w:u w:val="single"/>
          </w:rPr>
          <w:alias w:val="# of Presentations"/>
          <w:tag w:val="# of Presentations"/>
          <w:id w:val="-521625660"/>
          <w:placeholder>
            <w:docPart w:val="5F13B94C301446DD994D4217171B301D"/>
          </w:placeholder>
          <w:showingPlcHdr/>
          <w:text/>
        </w:sdtPr>
        <w:sdtEndPr/>
        <w:sdtContent>
          <w:r w:rsidRPr="00092D49">
            <w:rPr>
              <w:rStyle w:val="PlaceholderText"/>
              <w:rFonts w:cstheme="minorHAnsi"/>
            </w:rPr>
            <w:t>Click here to enter number of self-initiated presentations.</w:t>
          </w:r>
        </w:sdtContent>
      </w:sdt>
    </w:p>
    <w:p w:rsidRPr="00092D49" w:rsidR="00092D49" w:rsidP="00092D49" w:rsidRDefault="00092D49" w14:paraId="0E5FDA5E" w14:textId="77777777">
      <w:pPr>
        <w:spacing w:after="0"/>
        <w:ind w:left="360"/>
        <w:rPr>
          <w:rFonts w:cstheme="minorHAnsi"/>
          <w:b/>
        </w:rPr>
      </w:pPr>
    </w:p>
    <w:p w:rsidRPr="00092D49" w:rsidR="00092D49" w:rsidP="00092D49" w:rsidRDefault="00092D49" w14:paraId="0E48F735" w14:textId="77777777">
      <w:pPr>
        <w:spacing w:after="0"/>
        <w:ind w:left="720"/>
        <w:rPr>
          <w:rFonts w:cstheme="minorHAnsi"/>
        </w:rPr>
      </w:pPr>
    </w:p>
    <w:p w:rsidRPr="00092D49" w:rsidR="00092D49" w:rsidP="00092D49" w:rsidRDefault="00092D49" w14:paraId="2040626E" w14:textId="77777777">
      <w:pPr>
        <w:pStyle w:val="ListParagraph"/>
        <w:spacing w:after="0"/>
        <w:ind w:left="360"/>
        <w:rPr>
          <w:rFonts w:cstheme="minorHAnsi"/>
          <w:b/>
        </w:rPr>
      </w:pPr>
    </w:p>
    <w:p w:rsidRPr="00092D49" w:rsidR="00092D49" w:rsidP="00092D49" w:rsidRDefault="00092D49" w14:paraId="610CD5F3" w14:textId="77777777">
      <w:pPr>
        <w:pStyle w:val="ListParagraph"/>
        <w:numPr>
          <w:ilvl w:val="0"/>
          <w:numId w:val="4"/>
        </w:numPr>
        <w:spacing w:after="0"/>
        <w:rPr>
          <w:rFonts w:cstheme="minorHAnsi"/>
          <w:b/>
        </w:rPr>
      </w:pPr>
      <w:r w:rsidRPr="00092D49">
        <w:rPr>
          <w:rFonts w:cstheme="minorHAnsi"/>
          <w:b/>
        </w:rPr>
        <w:t xml:space="preserve">Grants and contracts </w:t>
      </w:r>
      <w:r w:rsidRPr="00092D49">
        <w:rPr>
          <w:rFonts w:cstheme="minorHAnsi"/>
        </w:rPr>
        <w:t>(</w:t>
      </w:r>
      <w:proofErr w:type="gramStart"/>
      <w:r w:rsidRPr="00092D49">
        <w:rPr>
          <w:rFonts w:cstheme="minorHAnsi"/>
        </w:rPr>
        <w:t>include:</w:t>
      </w:r>
      <w:proofErr w:type="gramEnd"/>
      <w:r w:rsidRPr="00092D49">
        <w:rPr>
          <w:rFonts w:cstheme="minorHAnsi"/>
        </w:rPr>
        <w:t xml:space="preserve"> author(s), agency, title, amount, and dates of grants; the order of authors should be the same as on the grant application). Indicate your own role on the grant (i.e., PI, Co-PI, Co-I, Collaborator, etc.)</w:t>
      </w:r>
    </w:p>
    <w:p w:rsidRPr="00092D49" w:rsidR="00092D49" w:rsidP="00092D49" w:rsidRDefault="00092D49" w14:paraId="4478A9C3" w14:textId="77777777">
      <w:pPr>
        <w:pStyle w:val="ListParagraph"/>
        <w:rPr>
          <w:rFonts w:cstheme="minorHAnsi"/>
          <w:b/>
        </w:rPr>
      </w:pPr>
    </w:p>
    <w:p w:rsidRPr="00092D49" w:rsidR="00092D49" w:rsidP="00092D49" w:rsidRDefault="00092D49" w14:paraId="6415798D" w14:textId="0137EB23">
      <w:pPr>
        <w:pStyle w:val="ListParagraph"/>
        <w:numPr>
          <w:ilvl w:val="0"/>
          <w:numId w:val="5"/>
        </w:numPr>
        <w:spacing w:after="0"/>
        <w:rPr>
          <w:rFonts w:cstheme="minorHAnsi"/>
        </w:rPr>
      </w:pPr>
      <w:r w:rsidRPr="00092D49">
        <w:rPr>
          <w:rFonts w:cstheme="minorHAnsi"/>
        </w:rPr>
        <w:t>Currently held and in progress</w:t>
      </w:r>
      <w:r w:rsidR="00C12C4F">
        <w:rPr>
          <w:rFonts w:cstheme="minorHAnsi"/>
        </w:rPr>
        <w:t xml:space="preserve"> (new)</w:t>
      </w:r>
    </w:p>
    <w:p w:rsidRPr="00092D49" w:rsidR="00092D49" w:rsidP="00092D49" w:rsidRDefault="00092D49" w14:paraId="26E4FCA7" w14:textId="4703CA5D">
      <w:pPr>
        <w:pStyle w:val="ListParagraph"/>
        <w:numPr>
          <w:ilvl w:val="0"/>
          <w:numId w:val="5"/>
        </w:numPr>
        <w:spacing w:after="0"/>
        <w:rPr>
          <w:rFonts w:cstheme="minorHAnsi"/>
        </w:rPr>
      </w:pPr>
      <w:r w:rsidRPr="00092D49">
        <w:rPr>
          <w:rFonts w:cstheme="minorHAnsi"/>
        </w:rPr>
        <w:t>Received (list current on-going grants, for example: in the 3</w:t>
      </w:r>
      <w:r w:rsidRPr="00092D49">
        <w:rPr>
          <w:rFonts w:cstheme="minorHAnsi"/>
          <w:vertAlign w:val="superscript"/>
        </w:rPr>
        <w:t>rd</w:t>
      </w:r>
      <w:r w:rsidRPr="00092D49">
        <w:rPr>
          <w:rFonts w:cstheme="minorHAnsi"/>
        </w:rPr>
        <w:t xml:space="preserve"> year of a 5-year grant)</w:t>
      </w:r>
      <w:r w:rsidR="00C12C4F">
        <w:rPr>
          <w:rFonts w:cstheme="minorHAnsi"/>
        </w:rPr>
        <w:t xml:space="preserve"> (old)</w:t>
      </w:r>
    </w:p>
    <w:p w:rsidRPr="00092D49" w:rsidR="00092D49" w:rsidP="00092D49" w:rsidRDefault="00092D49" w14:paraId="39BD51C2" w14:textId="77777777">
      <w:pPr>
        <w:pStyle w:val="ListParagraph"/>
        <w:numPr>
          <w:ilvl w:val="0"/>
          <w:numId w:val="5"/>
        </w:numPr>
        <w:spacing w:after="0"/>
        <w:rPr>
          <w:rFonts w:cstheme="minorHAnsi"/>
        </w:rPr>
      </w:pPr>
      <w:r w:rsidRPr="00092D49">
        <w:rPr>
          <w:rFonts w:cstheme="minorHAnsi"/>
        </w:rPr>
        <w:t>Applied for</w:t>
      </w:r>
    </w:p>
    <w:p w:rsidRPr="00092D49" w:rsidR="00092D49" w:rsidP="00092D49" w:rsidRDefault="00092D49" w14:paraId="2EF65712" w14:textId="77777777">
      <w:pPr>
        <w:pStyle w:val="ListParagraph"/>
        <w:numPr>
          <w:ilvl w:val="0"/>
          <w:numId w:val="5"/>
        </w:numPr>
        <w:spacing w:after="240"/>
        <w:rPr>
          <w:rFonts w:cstheme="minorHAnsi"/>
        </w:rPr>
      </w:pPr>
      <w:r w:rsidRPr="00092D49">
        <w:rPr>
          <w:rFonts w:cstheme="minorHAnsi"/>
        </w:rPr>
        <w:t>Rejected</w:t>
      </w:r>
    </w:p>
    <w:p w:rsidRPr="00092D49" w:rsidR="00092D49" w:rsidP="00092D49" w:rsidRDefault="00092D49" w14:paraId="3B770DFA" w14:textId="77777777">
      <w:pPr>
        <w:ind w:firstLine="360"/>
        <w:rPr>
          <w:rFonts w:cstheme="minorHAnsi"/>
        </w:rPr>
      </w:pPr>
      <w:r w:rsidRPr="00092D49">
        <w:rPr>
          <w:rFonts w:cstheme="minorHAnsi"/>
        </w:rPr>
        <w:t>Add additional rows as necessary.</w:t>
      </w:r>
    </w:p>
    <w:tbl>
      <w:tblPr>
        <w:tblStyle w:val="TableGrid"/>
        <w:tblW w:w="5000" w:type="pct"/>
        <w:tblLook w:val="04A0" w:firstRow="1" w:lastRow="0" w:firstColumn="1" w:lastColumn="0" w:noHBand="0" w:noVBand="1"/>
      </w:tblPr>
      <w:tblGrid>
        <w:gridCol w:w="2116"/>
        <w:gridCol w:w="1144"/>
        <w:gridCol w:w="2331"/>
        <w:gridCol w:w="959"/>
        <w:gridCol w:w="1545"/>
        <w:gridCol w:w="1370"/>
        <w:gridCol w:w="1325"/>
      </w:tblGrid>
      <w:tr w:rsidRPr="00092D49" w:rsidR="00092D49" w:rsidTr="008908A6" w14:paraId="09EED2B6" w14:textId="77777777">
        <w:trPr>
          <w:cantSplit/>
          <w:trHeight w:val="759"/>
          <w:tblHeader/>
        </w:trPr>
        <w:tc>
          <w:tcPr>
            <w:tcW w:w="980" w:type="pct"/>
            <w:vAlign w:val="center"/>
          </w:tcPr>
          <w:p w:rsidRPr="00092D49" w:rsidR="00092D49" w:rsidP="00295398" w:rsidRDefault="00092D49" w14:paraId="616011C0" w14:textId="77777777">
            <w:pPr>
              <w:spacing w:before="120" w:after="120"/>
              <w:jc w:val="center"/>
              <w:rPr>
                <w:rFonts w:cstheme="minorHAnsi"/>
                <w:b/>
              </w:rPr>
            </w:pPr>
            <w:r w:rsidRPr="00092D49">
              <w:rPr>
                <w:rFonts w:cstheme="minorHAnsi"/>
                <w:b/>
              </w:rPr>
              <w:t>Author</w:t>
            </w:r>
          </w:p>
        </w:tc>
        <w:tc>
          <w:tcPr>
            <w:tcW w:w="530" w:type="pct"/>
            <w:vAlign w:val="center"/>
          </w:tcPr>
          <w:p w:rsidRPr="00092D49" w:rsidR="00092D49" w:rsidP="00295398" w:rsidRDefault="00092D49" w14:paraId="3D95DC1A" w14:textId="77777777">
            <w:pPr>
              <w:spacing w:before="120" w:after="120"/>
              <w:jc w:val="center"/>
              <w:rPr>
                <w:rFonts w:cstheme="minorHAnsi"/>
                <w:b/>
              </w:rPr>
            </w:pPr>
            <w:r w:rsidRPr="00092D49">
              <w:rPr>
                <w:rFonts w:cstheme="minorHAnsi"/>
                <w:b/>
              </w:rPr>
              <w:t>Agency</w:t>
            </w:r>
          </w:p>
        </w:tc>
        <w:tc>
          <w:tcPr>
            <w:tcW w:w="1080" w:type="pct"/>
            <w:vAlign w:val="center"/>
          </w:tcPr>
          <w:p w:rsidRPr="00092D49" w:rsidR="00092D49" w:rsidP="00295398" w:rsidRDefault="00092D49" w14:paraId="392993C2" w14:textId="7C9ED057">
            <w:pPr>
              <w:spacing w:before="120" w:after="120"/>
              <w:jc w:val="center"/>
              <w:rPr>
                <w:rFonts w:cstheme="minorHAnsi"/>
                <w:b/>
              </w:rPr>
            </w:pPr>
            <w:r w:rsidRPr="00092D49">
              <w:rPr>
                <w:rFonts w:cstheme="minorHAnsi"/>
                <w:b/>
              </w:rPr>
              <w:t xml:space="preserve">Title of </w:t>
            </w:r>
            <w:r w:rsidR="008908A6">
              <w:rPr>
                <w:rFonts w:cstheme="minorHAnsi"/>
                <w:b/>
              </w:rPr>
              <w:t>r</w:t>
            </w:r>
            <w:r w:rsidRPr="00092D49">
              <w:rPr>
                <w:rFonts w:cstheme="minorHAnsi"/>
                <w:b/>
              </w:rPr>
              <w:t xml:space="preserve">esearch </w:t>
            </w:r>
            <w:r w:rsidR="008908A6">
              <w:rPr>
                <w:rFonts w:cstheme="minorHAnsi"/>
                <w:b/>
              </w:rPr>
              <w:t>c</w:t>
            </w:r>
            <w:r w:rsidRPr="00092D49">
              <w:rPr>
                <w:rFonts w:cstheme="minorHAnsi"/>
                <w:b/>
              </w:rPr>
              <w:t>ontract/</w:t>
            </w:r>
            <w:r w:rsidR="008908A6">
              <w:rPr>
                <w:rFonts w:cstheme="minorHAnsi"/>
                <w:b/>
              </w:rPr>
              <w:t>g</w:t>
            </w:r>
            <w:r w:rsidRPr="00092D49">
              <w:rPr>
                <w:rFonts w:cstheme="minorHAnsi"/>
                <w:b/>
              </w:rPr>
              <w:t>rant</w:t>
            </w:r>
          </w:p>
        </w:tc>
        <w:tc>
          <w:tcPr>
            <w:tcW w:w="444" w:type="pct"/>
            <w:vAlign w:val="center"/>
          </w:tcPr>
          <w:p w:rsidRPr="00092D49" w:rsidR="00092D49" w:rsidP="00295398" w:rsidRDefault="00092D49" w14:paraId="0B1649CE" w14:textId="77777777">
            <w:pPr>
              <w:spacing w:before="120" w:after="120"/>
              <w:jc w:val="center"/>
              <w:rPr>
                <w:rFonts w:cstheme="minorHAnsi"/>
                <w:b/>
              </w:rPr>
            </w:pPr>
            <w:r w:rsidRPr="00092D49">
              <w:rPr>
                <w:rFonts w:cstheme="minorHAnsi"/>
                <w:b/>
              </w:rPr>
              <w:t>Amount</w:t>
            </w:r>
          </w:p>
        </w:tc>
        <w:tc>
          <w:tcPr>
            <w:tcW w:w="716" w:type="pct"/>
            <w:vAlign w:val="center"/>
          </w:tcPr>
          <w:p w:rsidRPr="00092D49" w:rsidR="00092D49" w:rsidP="00295398" w:rsidRDefault="00092D49" w14:paraId="711A0C85" w14:textId="77777777">
            <w:pPr>
              <w:spacing w:before="120" w:after="120"/>
              <w:jc w:val="center"/>
              <w:rPr>
                <w:rFonts w:cstheme="minorHAnsi"/>
                <w:b/>
              </w:rPr>
            </w:pPr>
            <w:r w:rsidRPr="00092D49">
              <w:rPr>
                <w:rFonts w:cstheme="minorHAnsi"/>
                <w:b/>
              </w:rPr>
              <w:t>Duration (MM/YY)</w:t>
            </w:r>
          </w:p>
        </w:tc>
        <w:tc>
          <w:tcPr>
            <w:tcW w:w="635" w:type="pct"/>
            <w:vAlign w:val="center"/>
          </w:tcPr>
          <w:p w:rsidRPr="00092D49" w:rsidR="00092D49" w:rsidP="00295398" w:rsidRDefault="00092D49" w14:paraId="0F5F3C5C" w14:textId="77777777">
            <w:pPr>
              <w:spacing w:before="120" w:after="120"/>
              <w:jc w:val="center"/>
              <w:rPr>
                <w:rFonts w:cstheme="minorHAnsi"/>
                <w:b/>
              </w:rPr>
            </w:pPr>
            <w:r w:rsidRPr="00092D49">
              <w:rPr>
                <w:rFonts w:cstheme="minorHAnsi"/>
                <w:b/>
              </w:rPr>
              <w:t>Role</w:t>
            </w:r>
          </w:p>
        </w:tc>
        <w:tc>
          <w:tcPr>
            <w:tcW w:w="614" w:type="pct"/>
          </w:tcPr>
          <w:p w:rsidRPr="00092D49" w:rsidR="00092D49" w:rsidP="00295398" w:rsidRDefault="00092D49" w14:paraId="539B5A94" w14:textId="77777777">
            <w:pPr>
              <w:spacing w:before="120" w:after="120"/>
              <w:jc w:val="center"/>
              <w:rPr>
                <w:rFonts w:cstheme="minorHAnsi"/>
                <w:b/>
              </w:rPr>
            </w:pPr>
            <w:r w:rsidRPr="00092D49">
              <w:rPr>
                <w:rFonts w:cstheme="minorHAnsi"/>
                <w:b/>
              </w:rPr>
              <w:t>Status (currently held and in progress, received, applied for, rejected)</w:t>
            </w:r>
          </w:p>
        </w:tc>
      </w:tr>
      <w:tr w:rsidRPr="00092D49" w:rsidR="00092D49" w:rsidTr="008908A6" w14:paraId="35826712" w14:textId="77777777">
        <w:trPr>
          <w:cantSplit/>
          <w:trHeight w:val="759"/>
        </w:trPr>
        <w:tc>
          <w:tcPr>
            <w:tcW w:w="980" w:type="pct"/>
          </w:tcPr>
          <w:p w:rsidRPr="00092D49" w:rsidR="00092D49" w:rsidP="00295398" w:rsidRDefault="00092D49" w14:paraId="2A1635A8" w14:textId="77777777">
            <w:pPr>
              <w:spacing w:before="120" w:after="120"/>
              <w:rPr>
                <w:rFonts w:cstheme="minorHAnsi"/>
              </w:rPr>
            </w:pPr>
          </w:p>
        </w:tc>
        <w:tc>
          <w:tcPr>
            <w:tcW w:w="530" w:type="pct"/>
          </w:tcPr>
          <w:p w:rsidRPr="00092D49" w:rsidR="00092D49" w:rsidP="00295398" w:rsidRDefault="00092D49" w14:paraId="311547F2" w14:textId="77777777">
            <w:pPr>
              <w:spacing w:before="120" w:after="120"/>
              <w:rPr>
                <w:rFonts w:cstheme="minorHAnsi"/>
              </w:rPr>
            </w:pPr>
          </w:p>
        </w:tc>
        <w:tc>
          <w:tcPr>
            <w:tcW w:w="1080" w:type="pct"/>
          </w:tcPr>
          <w:p w:rsidRPr="00092D49" w:rsidR="00092D49" w:rsidP="00295398" w:rsidRDefault="00092D49" w14:paraId="1875E78F" w14:textId="77777777">
            <w:pPr>
              <w:spacing w:before="120" w:after="120"/>
              <w:rPr>
                <w:rFonts w:cstheme="minorHAnsi"/>
              </w:rPr>
            </w:pPr>
          </w:p>
        </w:tc>
        <w:tc>
          <w:tcPr>
            <w:tcW w:w="444" w:type="pct"/>
          </w:tcPr>
          <w:p w:rsidRPr="00092D49" w:rsidR="00092D49" w:rsidP="00295398" w:rsidRDefault="00092D49" w14:paraId="7E4107DA" w14:textId="77777777">
            <w:pPr>
              <w:spacing w:before="120" w:after="120"/>
              <w:rPr>
                <w:rFonts w:cstheme="minorHAnsi"/>
              </w:rPr>
            </w:pPr>
          </w:p>
        </w:tc>
        <w:tc>
          <w:tcPr>
            <w:tcW w:w="716" w:type="pct"/>
          </w:tcPr>
          <w:p w:rsidRPr="00092D49" w:rsidR="00092D49" w:rsidP="00295398" w:rsidRDefault="00092D49" w14:paraId="1FD72B29" w14:textId="77777777">
            <w:pPr>
              <w:spacing w:before="120" w:after="120"/>
              <w:rPr>
                <w:rFonts w:cstheme="minorHAnsi"/>
              </w:rPr>
            </w:pPr>
          </w:p>
        </w:tc>
        <w:tc>
          <w:tcPr>
            <w:tcW w:w="635" w:type="pct"/>
          </w:tcPr>
          <w:p w:rsidRPr="00092D49" w:rsidR="00092D49" w:rsidP="00295398" w:rsidRDefault="00092D49" w14:paraId="1C9F8C34" w14:textId="77777777">
            <w:pPr>
              <w:spacing w:before="120" w:after="120"/>
              <w:rPr>
                <w:rFonts w:cstheme="minorHAnsi"/>
              </w:rPr>
            </w:pPr>
          </w:p>
        </w:tc>
        <w:tc>
          <w:tcPr>
            <w:tcW w:w="614" w:type="pct"/>
          </w:tcPr>
          <w:p w:rsidRPr="00092D49" w:rsidR="00092D49" w:rsidP="00295398" w:rsidRDefault="00092D49" w14:paraId="2FD2653B" w14:textId="77777777">
            <w:pPr>
              <w:spacing w:before="120" w:after="120"/>
              <w:rPr>
                <w:rFonts w:cstheme="minorHAnsi"/>
              </w:rPr>
            </w:pPr>
          </w:p>
        </w:tc>
      </w:tr>
      <w:tr w:rsidRPr="00092D49" w:rsidR="003D3191" w:rsidTr="008908A6" w14:paraId="0CAFF825" w14:textId="77777777">
        <w:trPr>
          <w:cantSplit/>
          <w:trHeight w:val="759"/>
        </w:trPr>
        <w:tc>
          <w:tcPr>
            <w:tcW w:w="980" w:type="pct"/>
          </w:tcPr>
          <w:p w:rsidRPr="008908A6" w:rsidR="003D3191" w:rsidP="00295398" w:rsidRDefault="00B05537" w14:paraId="10133560" w14:textId="6D1A2DD6">
            <w:pPr>
              <w:spacing w:before="120" w:after="120"/>
              <w:rPr>
                <w:rFonts w:cstheme="minorHAnsi"/>
                <w:b/>
                <w:bCs/>
              </w:rPr>
            </w:pPr>
            <w:r w:rsidRPr="008908A6">
              <w:rPr>
                <w:rFonts w:cstheme="minorHAnsi"/>
                <w:b/>
                <w:bCs/>
              </w:rPr>
              <w:t>Sub-total</w:t>
            </w:r>
            <w:r w:rsidRPr="008908A6" w:rsidR="00AE6A4F">
              <w:rPr>
                <w:rFonts w:cstheme="minorHAnsi"/>
                <w:b/>
                <w:bCs/>
              </w:rPr>
              <w:t>: PI</w:t>
            </w:r>
            <w:r w:rsidR="008E4AC2">
              <w:rPr>
                <w:rFonts w:cstheme="minorHAnsi"/>
                <w:b/>
                <w:bCs/>
              </w:rPr>
              <w:t xml:space="preserve"> </w:t>
            </w:r>
            <w:r w:rsidR="00205FBF">
              <w:rPr>
                <w:rFonts w:cstheme="minorHAnsi"/>
                <w:b/>
                <w:bCs/>
              </w:rPr>
              <w:t>( )</w:t>
            </w:r>
          </w:p>
          <w:p w:rsidRPr="008908A6" w:rsidR="00AE6A4F" w:rsidP="00295398" w:rsidRDefault="00AE6A4F" w14:paraId="06F9E6CB" w14:textId="752617B2">
            <w:pPr>
              <w:spacing w:before="120" w:after="120"/>
              <w:rPr>
                <w:rFonts w:cstheme="minorHAnsi"/>
                <w:b/>
                <w:bCs/>
              </w:rPr>
            </w:pPr>
            <w:r w:rsidRPr="008908A6">
              <w:rPr>
                <w:rFonts w:cstheme="minorHAnsi"/>
                <w:b/>
                <w:bCs/>
              </w:rPr>
              <w:t>Sub-total: Co-PI</w:t>
            </w:r>
            <w:r w:rsidR="008E4AC2">
              <w:rPr>
                <w:rFonts w:cstheme="minorHAnsi"/>
                <w:b/>
                <w:bCs/>
              </w:rPr>
              <w:t xml:space="preserve"> </w:t>
            </w:r>
            <w:r w:rsidR="00205FBF">
              <w:rPr>
                <w:rFonts w:cstheme="minorHAnsi"/>
                <w:b/>
                <w:bCs/>
              </w:rPr>
              <w:t>( )</w:t>
            </w:r>
          </w:p>
        </w:tc>
        <w:tc>
          <w:tcPr>
            <w:tcW w:w="530" w:type="pct"/>
          </w:tcPr>
          <w:p w:rsidRPr="00092D49" w:rsidR="003D3191" w:rsidP="00295398" w:rsidRDefault="003D3191" w14:paraId="3C17A02F" w14:textId="77777777">
            <w:pPr>
              <w:spacing w:before="120" w:after="120"/>
              <w:rPr>
                <w:rFonts w:cstheme="minorHAnsi"/>
              </w:rPr>
            </w:pPr>
          </w:p>
        </w:tc>
        <w:tc>
          <w:tcPr>
            <w:tcW w:w="1080" w:type="pct"/>
          </w:tcPr>
          <w:p w:rsidRPr="00092D49" w:rsidR="003D3191" w:rsidP="00295398" w:rsidRDefault="003D3191" w14:paraId="71690BE1" w14:textId="77777777">
            <w:pPr>
              <w:spacing w:before="120" w:after="120"/>
              <w:rPr>
                <w:rFonts w:cstheme="minorHAnsi"/>
              </w:rPr>
            </w:pPr>
          </w:p>
        </w:tc>
        <w:tc>
          <w:tcPr>
            <w:tcW w:w="444" w:type="pct"/>
          </w:tcPr>
          <w:p w:rsidRPr="00092D49" w:rsidR="003D3191" w:rsidP="00295398" w:rsidRDefault="003D3191" w14:paraId="65F9AAA6" w14:textId="77777777">
            <w:pPr>
              <w:spacing w:before="120" w:after="120"/>
              <w:rPr>
                <w:rFonts w:cstheme="minorHAnsi"/>
              </w:rPr>
            </w:pPr>
          </w:p>
        </w:tc>
        <w:tc>
          <w:tcPr>
            <w:tcW w:w="716" w:type="pct"/>
          </w:tcPr>
          <w:p w:rsidRPr="00092D49" w:rsidR="003D3191" w:rsidP="00295398" w:rsidRDefault="003D3191" w14:paraId="3614A282" w14:textId="77777777">
            <w:pPr>
              <w:spacing w:before="120" w:after="120"/>
              <w:rPr>
                <w:rFonts w:cstheme="minorHAnsi"/>
              </w:rPr>
            </w:pPr>
          </w:p>
        </w:tc>
        <w:tc>
          <w:tcPr>
            <w:tcW w:w="635" w:type="pct"/>
          </w:tcPr>
          <w:p w:rsidRPr="00092D49" w:rsidR="003D3191" w:rsidP="00295398" w:rsidRDefault="003D3191" w14:paraId="50AB26E6" w14:textId="77777777">
            <w:pPr>
              <w:spacing w:before="120" w:after="120"/>
              <w:rPr>
                <w:rFonts w:cstheme="minorHAnsi"/>
              </w:rPr>
            </w:pPr>
          </w:p>
        </w:tc>
        <w:tc>
          <w:tcPr>
            <w:tcW w:w="614" w:type="pct"/>
          </w:tcPr>
          <w:p w:rsidRPr="00092D49" w:rsidR="003D3191" w:rsidP="00295398" w:rsidRDefault="003D3191" w14:paraId="51001EF2" w14:textId="77777777">
            <w:pPr>
              <w:spacing w:before="120" w:after="120"/>
              <w:rPr>
                <w:rFonts w:cstheme="minorHAnsi"/>
              </w:rPr>
            </w:pPr>
          </w:p>
        </w:tc>
      </w:tr>
      <w:tr w:rsidRPr="00092D49" w:rsidR="00663F0B" w:rsidTr="008908A6" w14:paraId="6D433B89" w14:textId="77777777">
        <w:trPr>
          <w:cantSplit/>
          <w:trHeight w:val="759"/>
        </w:trPr>
        <w:tc>
          <w:tcPr>
            <w:tcW w:w="980" w:type="pct"/>
          </w:tcPr>
          <w:p w:rsidRPr="008908A6" w:rsidR="00663F0B" w:rsidP="00295398" w:rsidRDefault="00663F0B" w14:paraId="71899C5F" w14:textId="1ACE3DD0">
            <w:pPr>
              <w:spacing w:before="120" w:after="120"/>
              <w:rPr>
                <w:rFonts w:cstheme="minorHAnsi"/>
                <w:b/>
                <w:bCs/>
              </w:rPr>
            </w:pPr>
            <w:r w:rsidRPr="008908A6">
              <w:rPr>
                <w:rFonts w:cstheme="minorHAnsi"/>
                <w:b/>
                <w:bCs/>
              </w:rPr>
              <w:t>Sub-total: Co-</w:t>
            </w:r>
            <w:r w:rsidRPr="008908A6" w:rsidR="00F052CD">
              <w:rPr>
                <w:rFonts w:cstheme="minorHAnsi"/>
                <w:b/>
                <w:bCs/>
              </w:rPr>
              <w:t>I</w:t>
            </w:r>
            <w:r w:rsidR="00F052CD">
              <w:rPr>
                <w:rFonts w:cstheme="minorHAnsi"/>
                <w:b/>
                <w:bCs/>
              </w:rPr>
              <w:t xml:space="preserve"> </w:t>
            </w:r>
            <w:r w:rsidR="00205FBF">
              <w:rPr>
                <w:rFonts w:cstheme="minorHAnsi"/>
                <w:b/>
                <w:bCs/>
              </w:rPr>
              <w:t>(</w:t>
            </w:r>
            <w:r w:rsidR="008E4AC2">
              <w:rPr>
                <w:rFonts w:cstheme="minorHAnsi"/>
                <w:b/>
                <w:bCs/>
              </w:rPr>
              <w:t xml:space="preserve"> )</w:t>
            </w:r>
          </w:p>
        </w:tc>
        <w:tc>
          <w:tcPr>
            <w:tcW w:w="530" w:type="pct"/>
          </w:tcPr>
          <w:p w:rsidRPr="00092D49" w:rsidR="00663F0B" w:rsidP="00295398" w:rsidRDefault="00663F0B" w14:paraId="4740ED49" w14:textId="77777777">
            <w:pPr>
              <w:spacing w:before="120" w:after="120"/>
              <w:rPr>
                <w:rFonts w:cstheme="minorHAnsi"/>
              </w:rPr>
            </w:pPr>
          </w:p>
        </w:tc>
        <w:tc>
          <w:tcPr>
            <w:tcW w:w="1080" w:type="pct"/>
          </w:tcPr>
          <w:p w:rsidRPr="00092D49" w:rsidR="00663F0B" w:rsidP="00295398" w:rsidRDefault="00663F0B" w14:paraId="20DBDE44" w14:textId="77777777">
            <w:pPr>
              <w:spacing w:before="120" w:after="120"/>
              <w:rPr>
                <w:rFonts w:cstheme="minorHAnsi"/>
              </w:rPr>
            </w:pPr>
          </w:p>
        </w:tc>
        <w:tc>
          <w:tcPr>
            <w:tcW w:w="444" w:type="pct"/>
          </w:tcPr>
          <w:p w:rsidRPr="00092D49" w:rsidR="00663F0B" w:rsidP="00295398" w:rsidRDefault="00663F0B" w14:paraId="2DEA9AE4" w14:textId="77777777">
            <w:pPr>
              <w:spacing w:before="120" w:after="120"/>
              <w:rPr>
                <w:rFonts w:cstheme="minorHAnsi"/>
              </w:rPr>
            </w:pPr>
          </w:p>
        </w:tc>
        <w:tc>
          <w:tcPr>
            <w:tcW w:w="716" w:type="pct"/>
          </w:tcPr>
          <w:p w:rsidRPr="00092D49" w:rsidR="00663F0B" w:rsidP="00295398" w:rsidRDefault="00663F0B" w14:paraId="1C44DB8C" w14:textId="77777777">
            <w:pPr>
              <w:spacing w:before="120" w:after="120"/>
              <w:rPr>
                <w:rFonts w:cstheme="minorHAnsi"/>
              </w:rPr>
            </w:pPr>
          </w:p>
        </w:tc>
        <w:tc>
          <w:tcPr>
            <w:tcW w:w="635" w:type="pct"/>
          </w:tcPr>
          <w:p w:rsidRPr="00092D49" w:rsidR="00663F0B" w:rsidP="00295398" w:rsidRDefault="00663F0B" w14:paraId="18A73E9D" w14:textId="77777777">
            <w:pPr>
              <w:spacing w:before="120" w:after="120"/>
              <w:rPr>
                <w:rFonts w:cstheme="minorHAnsi"/>
              </w:rPr>
            </w:pPr>
          </w:p>
        </w:tc>
        <w:tc>
          <w:tcPr>
            <w:tcW w:w="614" w:type="pct"/>
          </w:tcPr>
          <w:p w:rsidRPr="00092D49" w:rsidR="00663F0B" w:rsidP="00295398" w:rsidRDefault="00663F0B" w14:paraId="6319BBB7" w14:textId="77777777">
            <w:pPr>
              <w:spacing w:before="120" w:after="120"/>
              <w:rPr>
                <w:rFonts w:cstheme="minorHAnsi"/>
              </w:rPr>
            </w:pPr>
          </w:p>
        </w:tc>
      </w:tr>
    </w:tbl>
    <w:p w:rsidRPr="00092D49" w:rsidR="00092D49" w:rsidP="00092D49" w:rsidRDefault="00092D49" w14:paraId="66B8E0D3" w14:textId="77777777">
      <w:pPr>
        <w:spacing w:after="0"/>
        <w:ind w:left="360"/>
        <w:rPr>
          <w:rFonts w:cstheme="minorHAnsi"/>
        </w:rPr>
      </w:pPr>
    </w:p>
    <w:p w:rsidRPr="00092D49" w:rsidR="00092D49" w:rsidP="00092D49" w:rsidRDefault="00092D49" w14:paraId="5D95DCD6" w14:textId="77777777">
      <w:pPr>
        <w:pStyle w:val="ListParagraph"/>
        <w:numPr>
          <w:ilvl w:val="0"/>
          <w:numId w:val="4"/>
        </w:numPr>
        <w:spacing w:after="0"/>
        <w:rPr>
          <w:rFonts w:cstheme="minorHAnsi"/>
        </w:rPr>
      </w:pPr>
      <w:r w:rsidRPr="00092D49">
        <w:rPr>
          <w:rFonts w:cstheme="minorHAnsi"/>
          <w:b/>
        </w:rPr>
        <w:t>Non-refereed publications and presentations</w:t>
      </w:r>
      <w:r w:rsidRPr="00092D49">
        <w:rPr>
          <w:rFonts w:cstheme="minorHAnsi"/>
        </w:rPr>
        <w:t xml:space="preserve"> (talks to nonscientific groups and university classes should be included in service).</w:t>
      </w:r>
    </w:p>
    <w:p w:rsidRPr="00092D49" w:rsidR="00092D49" w:rsidP="00092D49" w:rsidRDefault="00092D49" w14:paraId="5945E3F1" w14:textId="77777777">
      <w:pPr>
        <w:pStyle w:val="ListParagraph"/>
        <w:spacing w:after="0"/>
        <w:ind w:left="360"/>
        <w:rPr>
          <w:rFonts w:cstheme="minorHAnsi"/>
        </w:rPr>
      </w:pPr>
    </w:p>
    <w:p w:rsidRPr="00092D49" w:rsidR="00092D49" w:rsidP="00092D49" w:rsidRDefault="00092D49" w14:paraId="69468B76" w14:textId="77777777">
      <w:pPr>
        <w:spacing w:after="0"/>
        <w:ind w:left="720"/>
        <w:rPr>
          <w:rFonts w:cstheme="minorHAnsi"/>
        </w:rPr>
      </w:pPr>
    </w:p>
    <w:p w:rsidRPr="00092D49" w:rsidR="00092D49" w:rsidP="00092D49" w:rsidRDefault="00092D49" w14:paraId="526111D2" w14:textId="77777777">
      <w:pPr>
        <w:pStyle w:val="ListParagraph"/>
        <w:spacing w:after="0"/>
        <w:ind w:left="360"/>
        <w:rPr>
          <w:rFonts w:cstheme="minorHAnsi"/>
        </w:rPr>
      </w:pPr>
    </w:p>
    <w:p w:rsidRPr="00092D49" w:rsidR="00092D49" w:rsidP="00092D49" w:rsidRDefault="00092D49" w14:paraId="70F58AF7" w14:textId="77777777">
      <w:pPr>
        <w:pStyle w:val="ListParagraph"/>
        <w:numPr>
          <w:ilvl w:val="0"/>
          <w:numId w:val="4"/>
        </w:numPr>
        <w:spacing w:after="0"/>
        <w:rPr>
          <w:rFonts w:cstheme="minorHAnsi"/>
        </w:rPr>
      </w:pPr>
      <w:r w:rsidRPr="00092D49">
        <w:rPr>
          <w:rFonts w:cstheme="minorHAnsi"/>
          <w:b/>
        </w:rPr>
        <w:t>Non-refereed proceedings of scholarly/professional meetings:</w:t>
      </w:r>
    </w:p>
    <w:p w:rsidRPr="00092D49" w:rsidR="00092D49" w:rsidP="00092D49" w:rsidRDefault="00092D49" w14:paraId="16E1123B" w14:textId="77777777">
      <w:pPr>
        <w:pStyle w:val="ListParagraph"/>
        <w:spacing w:after="0"/>
        <w:ind w:left="360"/>
        <w:rPr>
          <w:rFonts w:cstheme="minorHAnsi"/>
        </w:rPr>
      </w:pPr>
    </w:p>
    <w:p w:rsidRPr="00092D49" w:rsidR="00092D49" w:rsidP="00092D49" w:rsidRDefault="00092D49" w14:paraId="53851582" w14:textId="77777777">
      <w:pPr>
        <w:spacing w:after="0"/>
        <w:ind w:left="720"/>
        <w:rPr>
          <w:rFonts w:cstheme="minorHAnsi"/>
        </w:rPr>
      </w:pPr>
    </w:p>
    <w:p w:rsidRPr="00092D49" w:rsidR="00092D49" w:rsidP="00092D49" w:rsidRDefault="00092D49" w14:paraId="3396FF48" w14:textId="77777777">
      <w:pPr>
        <w:pStyle w:val="ListParagraph"/>
        <w:spacing w:after="0"/>
        <w:ind w:left="360"/>
        <w:rPr>
          <w:rFonts w:cstheme="minorHAnsi"/>
        </w:rPr>
      </w:pPr>
    </w:p>
    <w:p w:rsidRPr="00092D49" w:rsidR="00092D49" w:rsidP="00092D49" w:rsidRDefault="00092D49" w14:paraId="42CC4BF1" w14:textId="77777777">
      <w:pPr>
        <w:pStyle w:val="ListParagraph"/>
        <w:numPr>
          <w:ilvl w:val="0"/>
          <w:numId w:val="4"/>
        </w:numPr>
        <w:spacing w:after="0"/>
        <w:rPr>
          <w:rFonts w:cstheme="minorHAnsi"/>
        </w:rPr>
      </w:pPr>
      <w:r w:rsidRPr="00092D49">
        <w:rPr>
          <w:rFonts w:cstheme="minorHAnsi"/>
          <w:b/>
        </w:rPr>
        <w:t>Technical reports, policy briefs produced:</w:t>
      </w:r>
      <w:r w:rsidRPr="00092D49">
        <w:rPr>
          <w:rFonts w:cstheme="minorHAnsi"/>
          <w:b/>
        </w:rPr>
        <w:br/>
      </w:r>
    </w:p>
    <w:p w:rsidRPr="00092D49" w:rsidR="00092D49" w:rsidP="00092D49" w:rsidRDefault="00092D49" w14:paraId="328A2DC6" w14:textId="77777777">
      <w:pPr>
        <w:pStyle w:val="ListParagraph"/>
        <w:spacing w:after="0"/>
        <w:ind w:left="360" w:firstLine="360"/>
        <w:rPr>
          <w:rFonts w:cstheme="minorHAnsi"/>
        </w:rPr>
      </w:pPr>
    </w:p>
    <w:p w:rsidRPr="00092D49" w:rsidR="00092D49" w:rsidP="00092D49" w:rsidRDefault="00092D49" w14:paraId="7A0ADADF" w14:textId="77777777">
      <w:pPr>
        <w:spacing w:after="0"/>
        <w:ind w:left="720"/>
        <w:rPr>
          <w:rFonts w:cstheme="minorHAnsi"/>
        </w:rPr>
      </w:pPr>
    </w:p>
    <w:p w:rsidRPr="00092D49" w:rsidR="00092D49" w:rsidP="00092D49" w:rsidRDefault="00092D49" w14:paraId="0D7B83F7" w14:textId="77777777">
      <w:pPr>
        <w:pStyle w:val="ListParagraph"/>
        <w:numPr>
          <w:ilvl w:val="0"/>
          <w:numId w:val="4"/>
        </w:numPr>
        <w:spacing w:after="0"/>
        <w:rPr>
          <w:rFonts w:cstheme="minorHAnsi"/>
        </w:rPr>
      </w:pPr>
      <w:r w:rsidRPr="00092D49">
        <w:rPr>
          <w:rFonts w:cstheme="minorHAnsi"/>
          <w:b/>
        </w:rPr>
        <w:t>Describe any other research translation activities undertaken, not otherwise described:</w:t>
      </w:r>
    </w:p>
    <w:p w:rsidRPr="00092D49" w:rsidR="00092D49" w:rsidP="00092D49" w:rsidRDefault="00092D49" w14:paraId="56826462" w14:textId="77777777">
      <w:pPr>
        <w:spacing w:after="0"/>
        <w:rPr>
          <w:rFonts w:cstheme="minorHAnsi"/>
        </w:rPr>
      </w:pPr>
    </w:p>
    <w:p w:rsidRPr="00092D49" w:rsidR="00092D49" w:rsidP="00092D49" w:rsidRDefault="00092D49" w14:paraId="6351F2A5" w14:textId="77777777">
      <w:pPr>
        <w:spacing w:after="0"/>
        <w:ind w:left="720"/>
        <w:rPr>
          <w:rFonts w:cstheme="minorHAnsi"/>
        </w:rPr>
      </w:pPr>
    </w:p>
    <w:p w:rsidRPr="00092D49" w:rsidR="00092D49" w:rsidP="00092D49" w:rsidRDefault="00092D49" w14:paraId="59D6851F" w14:textId="77777777">
      <w:pPr>
        <w:spacing w:after="0"/>
        <w:rPr>
          <w:rFonts w:cstheme="minorHAnsi"/>
        </w:rPr>
      </w:pPr>
    </w:p>
    <w:p w:rsidRPr="00092D49" w:rsidR="00092D49" w:rsidP="00092D49" w:rsidRDefault="00092D49" w14:paraId="15BDE6A8" w14:textId="20C3B33E">
      <w:pPr>
        <w:pStyle w:val="ListParagraph"/>
        <w:numPr>
          <w:ilvl w:val="0"/>
          <w:numId w:val="4"/>
        </w:numPr>
        <w:spacing w:after="0"/>
        <w:rPr>
          <w:rFonts w:cstheme="minorHAnsi"/>
        </w:rPr>
      </w:pPr>
      <w:r w:rsidRPr="00092D49">
        <w:rPr>
          <w:rFonts w:cstheme="minorHAnsi"/>
          <w:b/>
        </w:rPr>
        <w:t>Patents</w:t>
      </w:r>
      <w:r w:rsidRPr="00092D49">
        <w:rPr>
          <w:rFonts w:cstheme="minorHAnsi"/>
        </w:rPr>
        <w:t xml:space="preserve"> (</w:t>
      </w:r>
      <w:r w:rsidRPr="00092D49" w:rsidR="00A26202">
        <w:rPr>
          <w:rFonts w:cstheme="minorHAnsi"/>
        </w:rPr>
        <w:t>e.g.,</w:t>
      </w:r>
      <w:r w:rsidRPr="00092D49">
        <w:rPr>
          <w:rFonts w:cstheme="minorHAnsi"/>
        </w:rPr>
        <w:t xml:space="preserve"> material transfer agreements, etc.):</w:t>
      </w:r>
    </w:p>
    <w:p w:rsidRPr="00092D49" w:rsidR="00092D49" w:rsidP="00092D49" w:rsidRDefault="00092D49" w14:paraId="31468031" w14:textId="77777777">
      <w:pPr>
        <w:spacing w:after="0"/>
        <w:rPr>
          <w:rFonts w:cstheme="minorHAnsi"/>
        </w:rPr>
      </w:pPr>
    </w:p>
    <w:p w:rsidR="0060590E" w:rsidP="00092D49" w:rsidRDefault="0060590E" w14:paraId="7F778AA6" w14:textId="77777777">
      <w:pPr>
        <w:rPr>
          <w:rFonts w:cstheme="minorHAnsi"/>
          <w:b/>
        </w:rPr>
      </w:pPr>
    </w:p>
    <w:p w:rsidRPr="00092D49" w:rsidR="00092D49" w:rsidP="00092D49" w:rsidRDefault="00092D49" w14:paraId="0A62E412" w14:textId="01CBB8A7">
      <w:pPr>
        <w:rPr>
          <w:rFonts w:cstheme="minorHAnsi"/>
          <w:b/>
        </w:rPr>
      </w:pPr>
      <w:r w:rsidRPr="00092D49">
        <w:rPr>
          <w:rFonts w:cstheme="minorHAnsi"/>
          <w:b/>
        </w:rPr>
        <w:t>C. Service:</w:t>
      </w:r>
    </w:p>
    <w:p w:rsidRPr="00092D49" w:rsidR="00092D49" w:rsidP="00092D49" w:rsidRDefault="00092D49" w14:paraId="0ED43FCA" w14:textId="77777777">
      <w:pPr>
        <w:ind w:firstLine="720"/>
        <w:rPr>
          <w:rFonts w:cstheme="minorHAnsi"/>
          <w:b/>
          <w:lang w:eastAsia="en-CA"/>
        </w:rPr>
      </w:pPr>
      <w:r w:rsidRPr="00092D49">
        <w:rPr>
          <w:rFonts w:cstheme="minorHAnsi"/>
          <w:b/>
          <w:lang w:eastAsia="en-CA"/>
        </w:rPr>
        <w:t>Nature and scope of service contributions</w:t>
      </w:r>
    </w:p>
    <w:p w:rsidRPr="00092D49" w:rsidR="00092D49" w:rsidP="00092D49" w:rsidRDefault="00092D49" w14:paraId="7F9FD32A" w14:textId="7E0EEA19">
      <w:pPr>
        <w:ind w:left="720"/>
        <w:rPr>
          <w:rFonts w:cstheme="minorHAnsi"/>
          <w:lang w:eastAsia="en-CA"/>
        </w:rPr>
      </w:pPr>
      <w:r w:rsidRPr="00092D49">
        <w:rPr>
          <w:rFonts w:cstheme="minorHAnsi"/>
          <w:lang w:eastAsia="en-CA"/>
        </w:rPr>
        <w:t xml:space="preserve">Faculty members are required to describe the nature and scope of their service </w:t>
      </w:r>
      <w:r w:rsidRPr="00092D49" w:rsidR="00F052CD">
        <w:rPr>
          <w:rFonts w:cstheme="minorHAnsi"/>
          <w:lang w:eastAsia="en-CA"/>
        </w:rPr>
        <w:t>contributions,</w:t>
      </w:r>
      <w:r w:rsidRPr="00092D49">
        <w:rPr>
          <w:rFonts w:cstheme="minorHAnsi"/>
          <w:lang w:eastAsia="en-CA"/>
        </w:rPr>
        <w:t xml:space="preserve"> including an estimate of time spent on each item so that they can be properly evaluated.   Only service directly related to your role as a faculty member should be reported.  Do not include service which you perform as an independent citizen.</w:t>
      </w:r>
    </w:p>
    <w:p w:rsidRPr="00092D49" w:rsidR="00092D49" w:rsidP="00092D49" w:rsidRDefault="00092D49" w14:paraId="3174E799" w14:textId="77777777">
      <w:pPr>
        <w:ind w:left="720"/>
        <w:rPr>
          <w:rFonts w:cstheme="minorHAnsi"/>
          <w:lang w:eastAsia="en-CA"/>
        </w:rPr>
      </w:pPr>
      <w:r w:rsidRPr="00092D49">
        <w:rPr>
          <w:rFonts w:cstheme="minorHAnsi"/>
          <w:lang w:eastAsia="en-CA"/>
        </w:rPr>
        <w:t xml:space="preserve">Service can be divided into four categories:  Service to the University of Waterloo, including faculty and department; service to your profession (if applicable); service to academia; service to the broader public that is related to your position as a faculty member.  </w:t>
      </w:r>
    </w:p>
    <w:p w:rsidRPr="00092D49" w:rsidR="00092D49" w:rsidP="00092D49" w:rsidRDefault="00092D49" w14:paraId="6CE59D70" w14:textId="77777777">
      <w:pPr>
        <w:ind w:left="720"/>
        <w:rPr>
          <w:rFonts w:cstheme="minorHAnsi"/>
          <w:lang w:eastAsia="en-CA"/>
        </w:rPr>
      </w:pPr>
      <w:r w:rsidRPr="00092D49">
        <w:rPr>
          <w:rFonts w:cstheme="minorHAnsi"/>
          <w:lang w:eastAsia="en-CA"/>
        </w:rPr>
        <w:t>For each type of service, provide title/role, name of sponsor, agency/organization, estimated number of hours during the year, and whether the service was assigned by a chair, dean, or other person) or voluntary.  In any category, please add any comments related to quality or quantity that you believe would assist in the evaluation.</w:t>
      </w:r>
    </w:p>
    <w:p w:rsidRPr="00092D49" w:rsidR="00092D49" w:rsidP="00092D49" w:rsidRDefault="00092D49" w14:paraId="3FD5CF1E" w14:textId="77777777">
      <w:pPr>
        <w:pStyle w:val="ListParagraph"/>
        <w:numPr>
          <w:ilvl w:val="0"/>
          <w:numId w:val="6"/>
        </w:numPr>
        <w:rPr>
          <w:rFonts w:cstheme="minorHAnsi"/>
          <w:b/>
          <w:lang w:eastAsia="en-CA"/>
        </w:rPr>
      </w:pPr>
      <w:r w:rsidRPr="00092D49">
        <w:rPr>
          <w:rFonts w:cstheme="minorHAnsi"/>
          <w:b/>
          <w:lang w:eastAsia="en-CA"/>
        </w:rPr>
        <w:t>Service to University/Faculty/Dept.</w:t>
      </w:r>
    </w:p>
    <w:p w:rsidRPr="00092D49" w:rsidR="00092D49" w:rsidP="00092D49" w:rsidRDefault="00092D49" w14:paraId="08778E70" w14:textId="77777777">
      <w:pPr>
        <w:pStyle w:val="ListParagraph"/>
        <w:numPr>
          <w:ilvl w:val="1"/>
          <w:numId w:val="6"/>
        </w:numPr>
        <w:rPr>
          <w:rFonts w:cstheme="minorHAnsi"/>
          <w:b/>
          <w:lang w:eastAsia="en-CA"/>
        </w:rPr>
      </w:pPr>
      <w:r w:rsidRPr="00092D49">
        <w:rPr>
          <w:rFonts w:cstheme="minorHAnsi"/>
          <w:b/>
          <w:lang w:eastAsia="en-CA"/>
        </w:rPr>
        <w:t>Committees (include ad hoc)</w:t>
      </w:r>
    </w:p>
    <w:p w:rsidRPr="00092D49" w:rsidR="00092D49" w:rsidP="00092D49" w:rsidRDefault="00092D49" w14:paraId="6DA01EAC" w14:textId="77777777">
      <w:pPr>
        <w:pStyle w:val="ListParagraph"/>
        <w:spacing w:after="0"/>
        <w:ind w:left="1440" w:firstLine="360"/>
        <w:rPr>
          <w:rFonts w:cstheme="minorHAnsi"/>
        </w:rPr>
      </w:pPr>
    </w:p>
    <w:p w:rsidRPr="00092D49" w:rsidR="00092D49" w:rsidP="00092D49" w:rsidRDefault="00092D49" w14:paraId="32C5B155" w14:textId="77777777">
      <w:pPr>
        <w:pStyle w:val="ListParagraph"/>
        <w:ind w:left="1080"/>
        <w:rPr>
          <w:rFonts w:cstheme="minorHAnsi"/>
          <w:b/>
          <w:lang w:eastAsia="en-CA"/>
        </w:rPr>
      </w:pPr>
    </w:p>
    <w:p w:rsidRPr="00092D49" w:rsidR="00092D49" w:rsidP="00092D49" w:rsidRDefault="00092D49" w14:paraId="6530E5AA" w14:textId="6F1D432B">
      <w:pPr>
        <w:pStyle w:val="ListParagraph"/>
        <w:numPr>
          <w:ilvl w:val="0"/>
          <w:numId w:val="6"/>
        </w:numPr>
        <w:rPr>
          <w:rFonts w:cstheme="minorHAnsi"/>
          <w:b/>
          <w:lang w:eastAsia="en-CA"/>
        </w:rPr>
      </w:pPr>
      <w:r w:rsidRPr="00092D49">
        <w:rPr>
          <w:rFonts w:cstheme="minorHAnsi"/>
          <w:b/>
          <w:lang w:eastAsia="en-CA"/>
        </w:rPr>
        <w:t xml:space="preserve">Service to your Profession </w:t>
      </w:r>
      <w:r w:rsidRPr="00092D49">
        <w:rPr>
          <w:rFonts w:cstheme="minorHAnsi"/>
          <w:lang w:eastAsia="en-CA"/>
        </w:rPr>
        <w:t>(</w:t>
      </w:r>
      <w:r w:rsidRPr="00092D49" w:rsidR="00A26202">
        <w:rPr>
          <w:rFonts w:cstheme="minorHAnsi"/>
          <w:lang w:eastAsia="en-CA"/>
        </w:rPr>
        <w:t>i.e.,</w:t>
      </w:r>
      <w:r w:rsidRPr="00092D49">
        <w:rPr>
          <w:rFonts w:cstheme="minorHAnsi"/>
          <w:lang w:eastAsia="en-CA"/>
        </w:rPr>
        <w:t xml:space="preserve"> Professional associations)</w:t>
      </w:r>
    </w:p>
    <w:p w:rsidRPr="00092D49" w:rsidR="00092D49" w:rsidP="00092D49" w:rsidRDefault="00092D49" w14:paraId="1FE79828" w14:textId="77777777">
      <w:pPr>
        <w:pStyle w:val="ListParagraph"/>
        <w:numPr>
          <w:ilvl w:val="1"/>
          <w:numId w:val="6"/>
        </w:numPr>
        <w:rPr>
          <w:rFonts w:cstheme="minorHAnsi"/>
          <w:b/>
          <w:lang w:eastAsia="en-CA"/>
        </w:rPr>
      </w:pPr>
      <w:r w:rsidRPr="00092D49">
        <w:rPr>
          <w:rFonts w:cstheme="minorHAnsi"/>
          <w:b/>
          <w:lang w:eastAsia="en-CA"/>
        </w:rPr>
        <w:t>Membership</w:t>
      </w:r>
    </w:p>
    <w:p w:rsidRPr="00092D49" w:rsidR="00092D49" w:rsidP="00092D49" w:rsidRDefault="00092D49" w14:paraId="12C4F181" w14:textId="77777777">
      <w:pPr>
        <w:pStyle w:val="ListParagraph"/>
        <w:spacing w:after="0"/>
        <w:ind w:left="1440" w:firstLine="360"/>
        <w:rPr>
          <w:rFonts w:cstheme="minorHAnsi"/>
        </w:rPr>
      </w:pPr>
    </w:p>
    <w:p w:rsidRPr="00092D49" w:rsidR="00092D49" w:rsidP="00092D49" w:rsidRDefault="00092D49" w14:paraId="28719378" w14:textId="77777777">
      <w:pPr>
        <w:pStyle w:val="ListParagraph"/>
        <w:ind w:left="1800"/>
        <w:rPr>
          <w:rFonts w:cstheme="minorHAnsi"/>
          <w:b/>
          <w:lang w:eastAsia="en-CA"/>
        </w:rPr>
      </w:pPr>
    </w:p>
    <w:p w:rsidRPr="00092D49" w:rsidR="00092D49" w:rsidP="00092D49" w:rsidRDefault="00092D49" w14:paraId="28331F83" w14:textId="77777777">
      <w:pPr>
        <w:pStyle w:val="ListParagraph"/>
        <w:numPr>
          <w:ilvl w:val="1"/>
          <w:numId w:val="6"/>
        </w:numPr>
        <w:rPr>
          <w:rFonts w:cstheme="minorHAnsi"/>
          <w:b/>
          <w:lang w:eastAsia="en-CA"/>
        </w:rPr>
      </w:pPr>
      <w:r w:rsidRPr="00092D49">
        <w:rPr>
          <w:rFonts w:cstheme="minorHAnsi"/>
          <w:b/>
          <w:lang w:eastAsia="en-CA"/>
        </w:rPr>
        <w:t>Committees, etc.</w:t>
      </w:r>
    </w:p>
    <w:p w:rsidRPr="00092D49" w:rsidR="00092D49" w:rsidP="00092D49" w:rsidRDefault="00092D49" w14:paraId="4C4CB1EA" w14:textId="77777777">
      <w:pPr>
        <w:pStyle w:val="ListParagraph"/>
        <w:spacing w:after="0"/>
        <w:ind w:left="1440" w:firstLine="360"/>
        <w:rPr>
          <w:rFonts w:cstheme="minorHAnsi"/>
        </w:rPr>
      </w:pPr>
    </w:p>
    <w:p w:rsidRPr="00092D49" w:rsidR="00092D49" w:rsidP="00092D49" w:rsidRDefault="00092D49" w14:paraId="3552493B" w14:textId="77777777">
      <w:pPr>
        <w:pStyle w:val="ListParagraph"/>
        <w:ind w:left="1080"/>
        <w:rPr>
          <w:rFonts w:cstheme="minorHAnsi"/>
          <w:b/>
          <w:lang w:eastAsia="en-CA"/>
        </w:rPr>
      </w:pPr>
    </w:p>
    <w:p w:rsidRPr="00092D49" w:rsidR="00092D49" w:rsidP="00092D49" w:rsidRDefault="00092D49" w14:paraId="30D03380" w14:textId="77777777">
      <w:pPr>
        <w:pStyle w:val="ListParagraph"/>
        <w:numPr>
          <w:ilvl w:val="0"/>
          <w:numId w:val="6"/>
        </w:numPr>
        <w:rPr>
          <w:rFonts w:cstheme="minorHAnsi"/>
          <w:b/>
          <w:lang w:eastAsia="en-CA"/>
        </w:rPr>
      </w:pPr>
      <w:r w:rsidRPr="00092D49">
        <w:rPr>
          <w:rFonts w:cstheme="minorHAnsi"/>
          <w:b/>
          <w:lang w:eastAsia="en-CA"/>
        </w:rPr>
        <w:t>Service to Academia</w:t>
      </w:r>
    </w:p>
    <w:p w:rsidRPr="00092D49" w:rsidR="00092D49" w:rsidP="00092D49" w:rsidRDefault="00092D49" w14:paraId="3E5491E3" w14:textId="77777777">
      <w:pPr>
        <w:pStyle w:val="ListParagraph"/>
        <w:ind w:left="1080"/>
        <w:rPr>
          <w:rFonts w:cstheme="minorHAnsi"/>
          <w:lang w:eastAsia="en-CA"/>
        </w:rPr>
      </w:pPr>
      <w:r w:rsidRPr="00092D49">
        <w:rPr>
          <w:rFonts w:cstheme="minorHAnsi"/>
          <w:lang w:eastAsia="en-CA"/>
        </w:rPr>
        <w:t>List activity as reviewer of:</w:t>
      </w:r>
    </w:p>
    <w:p w:rsidRPr="00092D49" w:rsidR="00092D49" w:rsidP="00092D49" w:rsidRDefault="00092D49" w14:paraId="4D6D89E1" w14:textId="77777777">
      <w:pPr>
        <w:pStyle w:val="ListParagraph"/>
        <w:ind w:left="1080"/>
        <w:rPr>
          <w:rFonts w:cstheme="minorHAnsi"/>
          <w:lang w:eastAsia="en-CA"/>
        </w:rPr>
      </w:pPr>
    </w:p>
    <w:p w:rsidRPr="00092D49" w:rsidR="00092D49" w:rsidP="00092D49" w:rsidRDefault="00092D49" w14:paraId="7E4F6376" w14:textId="77777777">
      <w:pPr>
        <w:pStyle w:val="ListParagraph"/>
        <w:numPr>
          <w:ilvl w:val="1"/>
          <w:numId w:val="6"/>
        </w:numPr>
        <w:rPr>
          <w:rFonts w:cstheme="minorHAnsi"/>
          <w:b/>
          <w:lang w:eastAsia="en-CA"/>
        </w:rPr>
      </w:pPr>
      <w:r w:rsidRPr="00092D49">
        <w:rPr>
          <w:rFonts w:cstheme="minorHAnsi"/>
          <w:b/>
          <w:lang w:eastAsia="en-CA"/>
        </w:rPr>
        <w:t>Grant applications:</w:t>
      </w:r>
    </w:p>
    <w:p w:rsidRPr="00092D49" w:rsidR="00092D49" w:rsidP="00092D49" w:rsidRDefault="00092D49" w14:paraId="46A7A731" w14:textId="77777777">
      <w:pPr>
        <w:pStyle w:val="ListParagraph"/>
        <w:spacing w:after="0"/>
        <w:ind w:left="1440" w:firstLine="360"/>
        <w:rPr>
          <w:rFonts w:cstheme="minorHAnsi"/>
        </w:rPr>
      </w:pPr>
    </w:p>
    <w:p w:rsidRPr="00092D49" w:rsidR="00092D49" w:rsidP="00092D49" w:rsidRDefault="00092D49" w14:paraId="28C5F06C" w14:textId="77777777">
      <w:pPr>
        <w:pStyle w:val="ListParagraph"/>
        <w:ind w:left="1800"/>
        <w:rPr>
          <w:rFonts w:cstheme="minorHAnsi"/>
          <w:b/>
          <w:lang w:eastAsia="en-CA"/>
        </w:rPr>
      </w:pPr>
    </w:p>
    <w:p w:rsidRPr="00092D49" w:rsidR="00092D49" w:rsidP="00092D49" w:rsidRDefault="00092D49" w14:paraId="780D10C5" w14:textId="77777777">
      <w:pPr>
        <w:pStyle w:val="ListParagraph"/>
        <w:numPr>
          <w:ilvl w:val="1"/>
          <w:numId w:val="6"/>
        </w:numPr>
        <w:rPr>
          <w:rFonts w:cstheme="minorHAnsi"/>
          <w:b/>
          <w:lang w:eastAsia="en-CA"/>
        </w:rPr>
      </w:pPr>
      <w:r w:rsidRPr="00092D49">
        <w:rPr>
          <w:rFonts w:cstheme="minorHAnsi"/>
          <w:b/>
          <w:lang w:eastAsia="en-CA"/>
        </w:rPr>
        <w:t>Journal articles:</w:t>
      </w:r>
    </w:p>
    <w:p w:rsidRPr="00092D49" w:rsidR="00092D49" w:rsidP="00092D49" w:rsidRDefault="00092D49" w14:paraId="28496056" w14:textId="77777777">
      <w:pPr>
        <w:pStyle w:val="ListParagraph"/>
        <w:spacing w:after="0"/>
        <w:ind w:left="1440" w:firstLine="360"/>
        <w:rPr>
          <w:rStyle w:val="PlaceholderText"/>
          <w:rFonts w:cstheme="minorHAnsi"/>
        </w:rPr>
      </w:pPr>
    </w:p>
    <w:p w:rsidRPr="00092D49" w:rsidR="00092D49" w:rsidP="00092D49" w:rsidRDefault="00092D49" w14:paraId="22018601" w14:textId="77777777">
      <w:pPr>
        <w:pStyle w:val="ListParagraph"/>
        <w:ind w:left="1800"/>
        <w:rPr>
          <w:rFonts w:cstheme="minorHAnsi"/>
          <w:b/>
          <w:lang w:eastAsia="en-CA"/>
        </w:rPr>
      </w:pPr>
    </w:p>
    <w:p w:rsidRPr="00EE4FA0" w:rsidR="00092D49" w:rsidP="00092D49" w:rsidRDefault="00092D49" w14:paraId="2F7EA822" w14:textId="43DB28B8">
      <w:pPr>
        <w:pStyle w:val="ListParagraph"/>
        <w:numPr>
          <w:ilvl w:val="1"/>
          <w:numId w:val="6"/>
        </w:numPr>
        <w:rPr>
          <w:rFonts w:cstheme="minorHAnsi"/>
          <w:bCs/>
          <w:lang w:eastAsia="en-CA"/>
        </w:rPr>
      </w:pPr>
      <w:r w:rsidRPr="00092D49">
        <w:rPr>
          <w:rFonts w:cstheme="minorHAnsi"/>
          <w:b/>
          <w:lang w:eastAsia="en-CA"/>
        </w:rPr>
        <w:t>Other</w:t>
      </w:r>
      <w:r w:rsidR="004A5B21">
        <w:rPr>
          <w:rFonts w:cstheme="minorHAnsi"/>
          <w:b/>
          <w:lang w:eastAsia="en-CA"/>
        </w:rPr>
        <w:t xml:space="preserve"> </w:t>
      </w:r>
      <w:r w:rsidRPr="00EE4FA0" w:rsidR="00E15B66">
        <w:rPr>
          <w:rFonts w:cstheme="minorHAnsi"/>
          <w:bCs/>
          <w:lang w:eastAsia="en-CA"/>
        </w:rPr>
        <w:t>(e</w:t>
      </w:r>
      <w:r w:rsidRPr="00EE4FA0" w:rsidR="0010157D">
        <w:rPr>
          <w:rFonts w:cstheme="minorHAnsi"/>
          <w:bCs/>
          <w:lang w:eastAsia="en-CA"/>
        </w:rPr>
        <w:t>.</w:t>
      </w:r>
      <w:r w:rsidRPr="00EE4FA0" w:rsidR="00E15B66">
        <w:rPr>
          <w:rFonts w:cstheme="minorHAnsi"/>
          <w:bCs/>
          <w:lang w:eastAsia="en-CA"/>
        </w:rPr>
        <w:t>g.</w:t>
      </w:r>
      <w:r w:rsidRPr="00EE4FA0" w:rsidR="00B84F78">
        <w:rPr>
          <w:rFonts w:cstheme="minorHAnsi"/>
          <w:bCs/>
          <w:lang w:eastAsia="en-CA"/>
        </w:rPr>
        <w:t>,</w:t>
      </w:r>
      <w:r w:rsidRPr="00EE4FA0" w:rsidR="004A5B21">
        <w:rPr>
          <w:rFonts w:cstheme="minorHAnsi"/>
          <w:bCs/>
          <w:lang w:eastAsia="en-CA"/>
        </w:rPr>
        <w:t xml:space="preserve"> mentorship and/or providing letters of support for award nominations, grant writing)</w:t>
      </w:r>
    </w:p>
    <w:p w:rsidRPr="00092D49" w:rsidR="00092D49" w:rsidP="00092D49" w:rsidRDefault="00092D49" w14:paraId="2904FD0A" w14:textId="77777777">
      <w:pPr>
        <w:pStyle w:val="ListParagraph"/>
        <w:spacing w:after="0"/>
        <w:ind w:left="1440" w:firstLine="360"/>
        <w:rPr>
          <w:rFonts w:cstheme="minorHAnsi"/>
        </w:rPr>
      </w:pPr>
    </w:p>
    <w:p w:rsidRPr="00092D49" w:rsidR="00092D49" w:rsidP="00092D49" w:rsidRDefault="00092D49" w14:paraId="3F6C368F" w14:textId="77777777">
      <w:pPr>
        <w:pStyle w:val="ListParagraph"/>
        <w:ind w:left="1080"/>
        <w:rPr>
          <w:rFonts w:cstheme="minorHAnsi"/>
          <w:b/>
          <w:lang w:eastAsia="en-CA"/>
        </w:rPr>
      </w:pPr>
    </w:p>
    <w:p w:rsidRPr="00092D49" w:rsidR="00092D49" w:rsidP="00092D49" w:rsidRDefault="00092D49" w14:paraId="3575E231" w14:textId="1D32F1A1">
      <w:pPr>
        <w:pStyle w:val="ListParagraph"/>
        <w:numPr>
          <w:ilvl w:val="0"/>
          <w:numId w:val="6"/>
        </w:numPr>
        <w:rPr>
          <w:rFonts w:cstheme="minorHAnsi"/>
          <w:b/>
          <w:lang w:eastAsia="en-CA"/>
        </w:rPr>
      </w:pPr>
      <w:r w:rsidRPr="00092D49">
        <w:rPr>
          <w:rFonts w:cstheme="minorHAnsi"/>
          <w:b/>
          <w:lang w:eastAsia="en-CA"/>
        </w:rPr>
        <w:t>Service to the Broader Public</w:t>
      </w:r>
      <w:r w:rsidRPr="00092D49">
        <w:rPr>
          <w:rFonts w:cstheme="minorHAnsi"/>
          <w:lang w:eastAsia="en-CA"/>
        </w:rPr>
        <w:t xml:space="preserve"> related to your position as a faculty member, community service related to professional activities (e.g., Speake</w:t>
      </w:r>
      <w:r w:rsidR="000B5D3D">
        <w:rPr>
          <w:rFonts w:cstheme="minorHAnsi"/>
          <w:lang w:eastAsia="en-CA"/>
        </w:rPr>
        <w:t>r</w:t>
      </w:r>
      <w:r w:rsidRPr="00092D49">
        <w:rPr>
          <w:rFonts w:cstheme="minorHAnsi"/>
          <w:lang w:eastAsia="en-CA"/>
        </w:rPr>
        <w:t>’s Bureau, High School Talks, etc.)</w:t>
      </w:r>
    </w:p>
    <w:p w:rsidRPr="00092D49" w:rsidR="00092D49" w:rsidP="00092D49" w:rsidRDefault="00092D49" w14:paraId="06734E44" w14:textId="05C31F02">
      <w:pPr>
        <w:pStyle w:val="ListParagraph"/>
        <w:spacing w:after="0"/>
        <w:ind w:left="1440"/>
        <w:rPr>
          <w:rFonts w:cstheme="minorHAnsi"/>
        </w:rPr>
      </w:pPr>
    </w:p>
    <w:p w:rsidRPr="00092D49" w:rsidR="00092D49" w:rsidP="00092D49" w:rsidRDefault="00092D49" w14:paraId="108E3FBA" w14:textId="77777777">
      <w:pPr>
        <w:pStyle w:val="ListParagraph"/>
        <w:ind w:left="1080"/>
        <w:rPr>
          <w:rFonts w:cstheme="minorHAnsi"/>
          <w:b/>
          <w:lang w:eastAsia="en-CA"/>
        </w:rPr>
      </w:pPr>
    </w:p>
    <w:p w:rsidRPr="00092D49" w:rsidR="00092D49" w:rsidP="00092D49" w:rsidRDefault="00092D49" w14:paraId="3C2F7ED0" w14:textId="77777777">
      <w:pPr>
        <w:pStyle w:val="ListParagraph"/>
        <w:numPr>
          <w:ilvl w:val="0"/>
          <w:numId w:val="6"/>
        </w:numPr>
        <w:rPr>
          <w:rFonts w:cstheme="minorHAnsi"/>
          <w:b/>
          <w:lang w:eastAsia="en-CA"/>
        </w:rPr>
      </w:pPr>
      <w:r w:rsidRPr="00092D49">
        <w:rPr>
          <w:rFonts w:cstheme="minorHAnsi"/>
          <w:b/>
          <w:lang w:eastAsia="en-CA"/>
        </w:rPr>
        <w:t>Other</w:t>
      </w:r>
    </w:p>
    <w:p w:rsidRPr="00092D49" w:rsidR="00092D49" w:rsidP="006A7235" w:rsidRDefault="00A016A9" w14:paraId="56617D81" w14:textId="2DE43FE5">
      <w:pPr>
        <w:pStyle w:val="Heading1"/>
        <w:rPr>
          <w:rFonts w:asciiTheme="minorHAnsi" w:hAnsiTheme="minorHAnsi" w:cstheme="minorHAnsi"/>
          <w:sz w:val="22"/>
          <w:szCs w:val="22"/>
        </w:rPr>
      </w:pPr>
      <w:r w:rsidRPr="00C06D8E">
        <w:rPr>
          <w:rFonts w:asciiTheme="minorHAnsi" w:hAnsiTheme="minorHAnsi" w:cstheme="minorHAnsi"/>
          <w:sz w:val="22"/>
          <w:szCs w:val="22"/>
        </w:rPr>
        <w:t>D.</w:t>
      </w:r>
      <w:r>
        <w:rPr>
          <w:rFonts w:asciiTheme="minorHAnsi" w:hAnsiTheme="minorHAnsi" w:cstheme="minorHAnsi"/>
          <w:sz w:val="22"/>
          <w:szCs w:val="22"/>
        </w:rPr>
        <w:t xml:space="preserve">  </w:t>
      </w:r>
      <w:r w:rsidRPr="00A016A9" w:rsidR="00092D49">
        <w:rPr>
          <w:rFonts w:asciiTheme="minorHAnsi" w:hAnsiTheme="minorHAnsi" w:cstheme="minorHAnsi"/>
          <w:sz w:val="22"/>
          <w:szCs w:val="22"/>
        </w:rPr>
        <w:t>Awards</w:t>
      </w:r>
      <w:r w:rsidRPr="00092D49" w:rsidR="00092D49">
        <w:rPr>
          <w:rFonts w:asciiTheme="minorHAnsi" w:hAnsiTheme="minorHAnsi" w:cstheme="minorHAnsi"/>
          <w:sz w:val="22"/>
          <w:szCs w:val="22"/>
        </w:rPr>
        <w:t>:</w:t>
      </w:r>
    </w:p>
    <w:p w:rsidRPr="00092D49" w:rsidR="00092D49" w:rsidP="00092D49" w:rsidRDefault="00092D49" w14:paraId="7518918E" w14:textId="2C9D4D99">
      <w:pPr>
        <w:ind w:left="1080"/>
        <w:rPr>
          <w:rFonts w:cstheme="minorHAnsi"/>
          <w:lang w:eastAsia="en-CA"/>
        </w:rPr>
      </w:pPr>
      <w:r w:rsidRPr="00092D49">
        <w:rPr>
          <w:rFonts w:cstheme="minorHAnsi"/>
          <w:lang w:eastAsia="en-CA"/>
        </w:rPr>
        <w:t xml:space="preserve">Describe any teaching/supervision, research or service awards won during the year, including the name, sponsor, amount, </w:t>
      </w:r>
      <w:r w:rsidRPr="00092D49" w:rsidR="009A210E">
        <w:rPr>
          <w:rFonts w:cstheme="minorHAnsi"/>
          <w:lang w:eastAsia="en-CA"/>
        </w:rPr>
        <w:t>date,</w:t>
      </w:r>
      <w:r w:rsidRPr="00092D49">
        <w:rPr>
          <w:rFonts w:cstheme="minorHAnsi"/>
          <w:lang w:eastAsia="en-CA"/>
        </w:rPr>
        <w:t xml:space="preserve"> and objective of the award.</w:t>
      </w:r>
    </w:p>
    <w:p w:rsidRPr="00092D49" w:rsidR="00092D49" w:rsidP="00092D49" w:rsidRDefault="00092D49" w14:paraId="4A94F0AB" w14:textId="77777777">
      <w:pPr>
        <w:spacing w:after="0"/>
        <w:ind w:left="720" w:firstLine="720"/>
        <w:rPr>
          <w:rFonts w:cstheme="minorHAnsi"/>
        </w:rPr>
      </w:pPr>
    </w:p>
    <w:p w:rsidRPr="00092D49" w:rsidR="00092D49" w:rsidP="00092D49" w:rsidRDefault="00092D49" w14:paraId="4EE1A22B" w14:textId="77777777">
      <w:pPr>
        <w:rPr>
          <w:rFonts w:cstheme="minorHAnsi"/>
          <w:b/>
          <w:lang w:eastAsia="en-CA"/>
        </w:rPr>
      </w:pPr>
    </w:p>
    <w:p w:rsidRPr="00092D49" w:rsidR="00092D49" w:rsidP="00092D49" w:rsidRDefault="00092D49" w14:paraId="4117217D" w14:textId="77777777">
      <w:pPr>
        <w:jc w:val="right"/>
        <w:rPr>
          <w:rFonts w:cstheme="minorHAnsi"/>
          <w:b/>
          <w:lang w:eastAsia="en-CA"/>
        </w:rPr>
        <w:sectPr w:rsidRPr="00092D49" w:rsidR="00092D49" w:rsidSect="00FA3F94">
          <w:type w:val="continuous"/>
          <w:pgSz w:w="12240" w:h="15840" w:orient="portrait"/>
          <w:pgMar w:top="1440" w:right="720" w:bottom="1440" w:left="720" w:header="720" w:footer="720" w:gutter="0"/>
          <w:cols w:space="720"/>
          <w:docGrid w:linePitch="360"/>
        </w:sectPr>
      </w:pPr>
    </w:p>
    <w:p w:rsidR="00AE0CAE" w:rsidRDefault="00AE0CAE" w14:paraId="04DA0D97" w14:textId="7D3DFE83">
      <w:pPr>
        <w:rPr>
          <w:rFonts w:cstheme="minorHAnsi"/>
          <w:b/>
          <w:lang w:eastAsia="en-CA"/>
        </w:rPr>
      </w:pPr>
    </w:p>
    <w:p w:rsidRPr="00092D49" w:rsidR="00092D49" w:rsidP="00092D49" w:rsidRDefault="00092D49" w14:paraId="2F6C9865" w14:textId="12168431">
      <w:pPr>
        <w:jc w:val="right"/>
        <w:rPr>
          <w:rFonts w:cstheme="minorHAnsi"/>
          <w:b/>
          <w:lang w:eastAsia="en-CA"/>
        </w:rPr>
      </w:pPr>
      <w:r w:rsidRPr="00092D49">
        <w:rPr>
          <w:rFonts w:cstheme="minorHAnsi"/>
          <w:b/>
          <w:lang w:eastAsia="en-CA"/>
        </w:rPr>
        <w:t>Attachment B</w:t>
      </w:r>
    </w:p>
    <w:p w:rsidRPr="00092D49" w:rsidR="00092D49" w:rsidP="00092D49" w:rsidRDefault="00092D49" w14:paraId="741F2850" w14:textId="77777777">
      <w:pPr>
        <w:jc w:val="center"/>
        <w:rPr>
          <w:rFonts w:cstheme="minorHAnsi"/>
          <w:b/>
          <w:u w:val="single"/>
          <w:lang w:eastAsia="en-CA"/>
        </w:rPr>
      </w:pPr>
      <w:r w:rsidRPr="00092D49">
        <w:rPr>
          <w:rFonts w:cstheme="minorHAnsi"/>
          <w:b/>
          <w:u w:val="single"/>
          <w:lang w:eastAsia="en-CA"/>
        </w:rPr>
        <w:t>FACULTY PERFORMANCE REVIEW</w:t>
      </w:r>
    </w:p>
    <w:p w:rsidRPr="00092D49" w:rsidR="00092D49" w:rsidP="00092D49" w:rsidRDefault="00092D49" w14:paraId="6A5A8C28" w14:textId="77777777">
      <w:pPr>
        <w:jc w:val="center"/>
        <w:rPr>
          <w:rFonts w:cstheme="minorHAnsi"/>
          <w:b/>
          <w:u w:val="single"/>
          <w:lang w:eastAsia="en-CA"/>
        </w:rPr>
      </w:pPr>
      <w:r w:rsidRPr="00092D49">
        <w:rPr>
          <w:rFonts w:cstheme="minorHAnsi"/>
          <w:b/>
          <w:u w:val="single"/>
          <w:lang w:eastAsia="en-CA"/>
        </w:rPr>
        <w:t>WORK PLAN</w:t>
      </w:r>
    </w:p>
    <w:p w:rsidRPr="00092D49" w:rsidR="00092D49" w:rsidP="00092D49" w:rsidRDefault="00092D49" w14:paraId="2EBFC78E" w14:textId="77777777">
      <w:pPr>
        <w:jc w:val="center"/>
        <w:rPr>
          <w:rFonts w:cstheme="minorHAnsi"/>
          <w:b/>
          <w:u w:val="single"/>
          <w:lang w:eastAsia="en-CA"/>
        </w:rPr>
      </w:pPr>
      <w:r w:rsidRPr="00092D49">
        <w:rPr>
          <w:rFonts w:cstheme="minorHAnsi"/>
          <w:b/>
          <w:u w:val="single"/>
          <w:lang w:eastAsia="en-CA"/>
        </w:rPr>
        <w:t>Faculty of Health</w:t>
      </w:r>
    </w:p>
    <w:p w:rsidRPr="00092D49" w:rsidR="00092D49" w:rsidP="00092D49" w:rsidRDefault="00092D49" w14:paraId="0E575114" w14:textId="77777777">
      <w:pPr>
        <w:jc w:val="center"/>
        <w:rPr>
          <w:rFonts w:cstheme="minorHAnsi"/>
          <w:b/>
          <w:u w:val="single"/>
          <w:lang w:eastAsia="en-CA"/>
        </w:rPr>
      </w:pPr>
    </w:p>
    <w:p w:rsidRPr="00092D49" w:rsidR="00092D49" w:rsidP="00092D49" w:rsidRDefault="00092D49" w14:paraId="46CE3279" w14:textId="061C4E6D">
      <w:pPr>
        <w:rPr>
          <w:rFonts w:cstheme="minorHAnsi"/>
          <w:lang w:eastAsia="en-CA"/>
        </w:rPr>
      </w:pPr>
      <w:r w:rsidRPr="00092D49">
        <w:rPr>
          <w:rFonts w:cstheme="minorHAnsi"/>
          <w:b/>
          <w:lang w:eastAsia="en-CA"/>
        </w:rPr>
        <w:t>Name:</w:t>
      </w:r>
      <w:r w:rsidRPr="00092D49">
        <w:rPr>
          <w:rFonts w:cstheme="minorHAnsi"/>
          <w:lang w:eastAsia="en-CA"/>
        </w:rPr>
        <w:t xml:space="preserve"> </w:t>
      </w:r>
    </w:p>
    <w:p w:rsidRPr="00092D49" w:rsidR="00092D49" w:rsidP="00092D49" w:rsidRDefault="00092D49" w14:paraId="6F732D5C" w14:textId="282DF4FD">
      <w:pPr>
        <w:rPr>
          <w:rFonts w:cstheme="minorHAnsi"/>
          <w:b/>
          <w:lang w:eastAsia="en-CA"/>
        </w:rPr>
      </w:pPr>
      <w:r w:rsidRPr="00092D49">
        <w:rPr>
          <w:rFonts w:cstheme="minorHAnsi"/>
          <w:b/>
          <w:lang w:eastAsia="en-CA"/>
        </w:rPr>
        <w:t xml:space="preserve">For Calendar Year(s): </w:t>
      </w:r>
    </w:p>
    <w:p w:rsidRPr="00092D49" w:rsidR="00092D49" w:rsidP="00092D49" w:rsidRDefault="00092D49" w14:paraId="30A027B8" w14:textId="77777777">
      <w:pPr>
        <w:pStyle w:val="ListParagraph"/>
        <w:ind w:left="360"/>
        <w:rPr>
          <w:rFonts w:cstheme="minorHAnsi"/>
          <w:lang w:eastAsia="en-CA"/>
        </w:rPr>
      </w:pPr>
    </w:p>
    <w:p w:rsidRPr="00092D49" w:rsidR="00092D49" w:rsidP="00092D49" w:rsidRDefault="00092D49" w14:paraId="0B209D15" w14:textId="77777777">
      <w:pPr>
        <w:pStyle w:val="ListParagraph"/>
        <w:numPr>
          <w:ilvl w:val="0"/>
          <w:numId w:val="7"/>
        </w:numPr>
        <w:rPr>
          <w:rFonts w:cstheme="minorHAnsi"/>
          <w:lang w:eastAsia="en-CA"/>
        </w:rPr>
      </w:pPr>
      <w:r w:rsidRPr="00092D49">
        <w:rPr>
          <w:rFonts w:cstheme="minorHAnsi"/>
          <w:lang w:eastAsia="en-CA"/>
        </w:rPr>
        <w:t>Teaching plans for the coming year. Indicate teaching assignment, new courses, curriculum development, number of graduate students, student supervision, mentorship, etc. The assessment should consider the quality of student supervision, not merely its quantity.</w:t>
      </w:r>
    </w:p>
    <w:p w:rsidRPr="00092D49" w:rsidR="00092D49" w:rsidP="00092D49" w:rsidRDefault="00092D49" w14:paraId="7D36DCEE" w14:textId="77777777">
      <w:pPr>
        <w:pStyle w:val="ListParagraph"/>
        <w:ind w:left="360"/>
        <w:rPr>
          <w:rFonts w:cstheme="minorHAnsi"/>
          <w:lang w:eastAsia="en-CA"/>
        </w:rPr>
      </w:pPr>
    </w:p>
    <w:p w:rsidRPr="00092D49" w:rsidR="00092D49" w:rsidP="00092D49" w:rsidRDefault="00092D49" w14:paraId="3CC6A068" w14:textId="77777777">
      <w:pPr>
        <w:spacing w:after="0"/>
        <w:ind w:left="720"/>
        <w:rPr>
          <w:rFonts w:cstheme="minorHAnsi"/>
        </w:rPr>
      </w:pPr>
    </w:p>
    <w:p w:rsidRPr="00092D49" w:rsidR="00092D49" w:rsidP="00092D49" w:rsidRDefault="00092D49" w14:paraId="2B0478B2" w14:textId="77777777">
      <w:pPr>
        <w:rPr>
          <w:rFonts w:cstheme="minorHAnsi"/>
          <w:lang w:eastAsia="en-CA"/>
        </w:rPr>
      </w:pPr>
    </w:p>
    <w:p w:rsidRPr="00092D49" w:rsidR="00092D49" w:rsidP="00092D49" w:rsidRDefault="00092D49" w14:paraId="65970001" w14:textId="77777777">
      <w:pPr>
        <w:rPr>
          <w:rFonts w:cstheme="minorHAnsi"/>
          <w:lang w:eastAsia="en-CA"/>
        </w:rPr>
      </w:pPr>
    </w:p>
    <w:p w:rsidRPr="00092D49" w:rsidR="00092D49" w:rsidP="00092D49" w:rsidRDefault="00092D49" w14:paraId="6CE8212B" w14:textId="77777777">
      <w:pPr>
        <w:rPr>
          <w:rFonts w:cstheme="minorHAnsi"/>
          <w:lang w:eastAsia="en-CA"/>
        </w:rPr>
      </w:pPr>
    </w:p>
    <w:p w:rsidRPr="00092D49" w:rsidR="00092D49" w:rsidP="00092D49" w:rsidRDefault="00092D49" w14:paraId="204D63A9" w14:textId="29CF5B31">
      <w:pPr>
        <w:pStyle w:val="ListParagraph"/>
        <w:numPr>
          <w:ilvl w:val="0"/>
          <w:numId w:val="7"/>
        </w:numPr>
        <w:rPr>
          <w:rFonts w:cstheme="minorHAnsi"/>
          <w:lang w:eastAsia="en-CA"/>
        </w:rPr>
      </w:pPr>
      <w:r w:rsidRPr="00092D49">
        <w:rPr>
          <w:rFonts w:cstheme="minorHAnsi"/>
          <w:lang w:eastAsia="en-CA"/>
        </w:rPr>
        <w:t xml:space="preserve">Anticipated scholarship activities. Include editorial board activities and other </w:t>
      </w:r>
      <w:r w:rsidRPr="00092D49" w:rsidR="0068303E">
        <w:rPr>
          <w:rFonts w:cstheme="minorHAnsi"/>
          <w:lang w:eastAsia="en-CA"/>
        </w:rPr>
        <w:t>activities.</w:t>
      </w:r>
    </w:p>
    <w:p w:rsidRPr="00092D49" w:rsidR="00092D49" w:rsidP="00092D49" w:rsidRDefault="00092D49" w14:paraId="53F519BE" w14:textId="77777777">
      <w:pPr>
        <w:pStyle w:val="ListParagraph"/>
        <w:ind w:left="360"/>
        <w:rPr>
          <w:rFonts w:cstheme="minorHAnsi"/>
          <w:lang w:eastAsia="en-CA"/>
        </w:rPr>
      </w:pPr>
    </w:p>
    <w:p w:rsidRPr="00092D49" w:rsidR="00092D49" w:rsidP="00092D49" w:rsidRDefault="00092D49" w14:paraId="7CE97592" w14:textId="77777777">
      <w:pPr>
        <w:spacing w:after="0"/>
        <w:ind w:left="720"/>
        <w:rPr>
          <w:rFonts w:cstheme="minorHAnsi"/>
        </w:rPr>
      </w:pPr>
    </w:p>
    <w:p w:rsidRPr="00092D49" w:rsidR="00092D49" w:rsidP="00092D49" w:rsidRDefault="00092D49" w14:paraId="2350634B" w14:textId="77777777">
      <w:pPr>
        <w:rPr>
          <w:rFonts w:cstheme="minorHAnsi"/>
          <w:lang w:eastAsia="en-CA"/>
        </w:rPr>
      </w:pPr>
    </w:p>
    <w:p w:rsidRPr="00092D49" w:rsidR="00092D49" w:rsidP="00092D49" w:rsidRDefault="00092D49" w14:paraId="5DFDF475" w14:textId="77777777">
      <w:pPr>
        <w:rPr>
          <w:rFonts w:cstheme="minorHAnsi"/>
          <w:lang w:eastAsia="en-CA"/>
        </w:rPr>
      </w:pPr>
    </w:p>
    <w:p w:rsidRPr="00092D49" w:rsidR="00092D49" w:rsidP="00092D49" w:rsidRDefault="00092D49" w14:paraId="72981FE4" w14:textId="77777777">
      <w:pPr>
        <w:rPr>
          <w:rFonts w:cstheme="minorHAnsi"/>
          <w:lang w:eastAsia="en-CA"/>
        </w:rPr>
      </w:pPr>
    </w:p>
    <w:p w:rsidRPr="00092D49" w:rsidR="00092D49" w:rsidP="00092D49" w:rsidRDefault="00092D49" w14:paraId="510C638A" w14:textId="77777777">
      <w:pPr>
        <w:rPr>
          <w:rFonts w:cstheme="minorHAnsi"/>
          <w:lang w:eastAsia="en-CA"/>
        </w:rPr>
      </w:pPr>
    </w:p>
    <w:p w:rsidRPr="00092D49" w:rsidR="00092D49" w:rsidP="00092D49" w:rsidRDefault="00092D49" w14:paraId="63538CC2" w14:textId="77777777">
      <w:pPr>
        <w:pStyle w:val="ListParagraph"/>
        <w:numPr>
          <w:ilvl w:val="0"/>
          <w:numId w:val="7"/>
        </w:numPr>
        <w:rPr>
          <w:rFonts w:cstheme="minorHAnsi"/>
          <w:lang w:eastAsia="en-CA"/>
        </w:rPr>
      </w:pPr>
      <w:r w:rsidRPr="00092D49">
        <w:rPr>
          <w:rFonts w:cstheme="minorHAnsi"/>
          <w:lang w:eastAsia="en-CA"/>
        </w:rPr>
        <w:t>Service activities. Note major commitments to the University and/or professional organizations.</w:t>
      </w:r>
    </w:p>
    <w:p w:rsidRPr="00092D49" w:rsidR="00092D49" w:rsidP="00092D49" w:rsidRDefault="00092D49" w14:paraId="174BD056" w14:textId="77777777">
      <w:pPr>
        <w:pStyle w:val="ListParagraph"/>
        <w:ind w:left="360"/>
        <w:rPr>
          <w:rFonts w:cstheme="minorHAnsi"/>
          <w:lang w:eastAsia="en-CA"/>
        </w:rPr>
      </w:pPr>
    </w:p>
    <w:p w:rsidRPr="00092D49" w:rsidR="00092D49" w:rsidP="00092D49" w:rsidRDefault="00092D49" w14:paraId="52842F42" w14:textId="77777777">
      <w:pPr>
        <w:spacing w:after="0"/>
        <w:ind w:left="720"/>
        <w:rPr>
          <w:rFonts w:cstheme="minorHAnsi"/>
        </w:rPr>
      </w:pPr>
    </w:p>
    <w:p w:rsidRPr="00092D49" w:rsidR="00092D49" w:rsidP="00092D49" w:rsidRDefault="00092D49" w14:paraId="3415E3C6" w14:textId="77777777">
      <w:pPr>
        <w:rPr>
          <w:rFonts w:cstheme="minorHAnsi"/>
          <w:lang w:eastAsia="en-CA"/>
        </w:rPr>
      </w:pPr>
    </w:p>
    <w:p w:rsidR="00564C1D" w:rsidP="00564C1D" w:rsidRDefault="00092D49" w14:paraId="5862BD70" w14:textId="4FBCBB5B">
      <w:pPr>
        <w:tabs>
          <w:tab w:val="left" w:pos="837"/>
          <w:tab w:val="left" w:pos="8550"/>
        </w:tabs>
        <w:ind w:right="810"/>
        <w:rPr>
          <w:rFonts w:cstheme="minorHAnsi"/>
          <w:lang w:eastAsia="en-CA"/>
        </w:rPr>
      </w:pPr>
      <w:r w:rsidRPr="00092D49">
        <w:rPr>
          <w:rFonts w:cstheme="minorHAnsi"/>
          <w:lang w:eastAsia="en-CA"/>
        </w:rPr>
        <w:t xml:space="preserve">Note: Relative weights for teaching, scholarship and service are normally 40-40-20. Use the space below to make application for a change in these </w:t>
      </w:r>
      <w:r w:rsidRPr="00092D49" w:rsidR="0068303E">
        <w:rPr>
          <w:rFonts w:cstheme="minorHAnsi"/>
          <w:lang w:eastAsia="en-CA"/>
        </w:rPr>
        <w:t>weights</w:t>
      </w:r>
      <w:r w:rsidR="00564C1D">
        <w:rPr>
          <w:rFonts w:cstheme="minorHAnsi"/>
          <w:lang w:eastAsia="en-CA"/>
        </w:rPr>
        <w:t>.</w:t>
      </w:r>
    </w:p>
    <w:p w:rsidR="00564C1D" w:rsidRDefault="00564C1D" w14:paraId="2B5630D1" w14:textId="77777777">
      <w:pPr>
        <w:rPr>
          <w:rFonts w:cstheme="minorHAnsi"/>
          <w:lang w:eastAsia="en-CA"/>
        </w:rPr>
      </w:pPr>
      <w:r>
        <w:rPr>
          <w:rFonts w:cstheme="minorHAnsi"/>
          <w:lang w:eastAsia="en-CA"/>
        </w:rPr>
        <w:br w:type="page"/>
      </w:r>
    </w:p>
    <w:p w:rsidRPr="0029789F" w:rsidR="00564C1D" w:rsidP="00564C1D" w:rsidRDefault="00564C1D" w14:paraId="6807808C" w14:textId="5F0A5B1C">
      <w:pPr>
        <w:tabs>
          <w:tab w:val="left" w:pos="837"/>
          <w:tab w:val="left" w:pos="8550"/>
        </w:tabs>
        <w:ind w:right="810"/>
        <w:jc w:val="right"/>
        <w:rPr>
          <w:rFonts w:ascii="Calibri" w:hAnsi="Calibri" w:cs="Calibri"/>
          <w:bCs/>
          <w:lang w:eastAsia="en-CA"/>
        </w:rPr>
      </w:pPr>
      <w:r w:rsidRPr="00564C1D">
        <w:rPr>
          <w:rFonts w:ascii="Calibri" w:hAnsi="Calibri" w:cs="Calibri"/>
          <w:bCs/>
          <w:lang w:eastAsia="en-CA"/>
        </w:rPr>
        <w:t xml:space="preserve"> </w:t>
      </w:r>
      <w:r w:rsidRPr="0029789F">
        <w:rPr>
          <w:rFonts w:ascii="Calibri" w:hAnsi="Calibri" w:cs="Calibri"/>
          <w:bCs/>
          <w:lang w:eastAsia="en-CA"/>
        </w:rPr>
        <w:t xml:space="preserve">Attachment C </w:t>
      </w:r>
    </w:p>
    <w:p w:rsidRPr="0029789F" w:rsidR="00564C1D" w:rsidP="00564C1D" w:rsidRDefault="00564C1D" w14:paraId="02DB5A79" w14:textId="77777777">
      <w:pPr>
        <w:jc w:val="right"/>
        <w:rPr>
          <w:rFonts w:ascii="Calibri" w:hAnsi="Calibri" w:cs="Calibri"/>
          <w:bCs/>
          <w:lang w:eastAsia="en-CA"/>
        </w:rPr>
      </w:pPr>
      <w:r w:rsidRPr="0029789F">
        <w:rPr>
          <w:rFonts w:ascii="Calibri" w:hAnsi="Calibri" w:cs="Calibri"/>
          <w:bCs/>
          <w:lang w:eastAsia="en-CA"/>
        </w:rPr>
        <w:t>To be completed by Chair/Director</w:t>
      </w:r>
    </w:p>
    <w:p w:rsidRPr="0029789F" w:rsidR="00564C1D" w:rsidP="00564C1D" w:rsidRDefault="00564C1D" w14:paraId="342A7EBE" w14:textId="77777777">
      <w:pPr>
        <w:jc w:val="center"/>
        <w:rPr>
          <w:rFonts w:ascii="Calibri" w:hAnsi="Calibri" w:cs="Calibri"/>
          <w:b/>
        </w:rPr>
      </w:pPr>
      <w:r w:rsidRPr="0029789F">
        <w:rPr>
          <w:rFonts w:ascii="Calibri" w:hAnsi="Calibri" w:cs="Calibri"/>
          <w:b/>
          <w:lang w:eastAsia="en-CA"/>
        </w:rPr>
        <w:t>Faculty of Health</w:t>
      </w:r>
    </w:p>
    <w:p w:rsidR="00564C1D" w:rsidP="00564C1D" w:rsidRDefault="00564C1D" w14:paraId="5D4D0E00" w14:textId="77777777">
      <w:pPr>
        <w:spacing w:after="0"/>
        <w:jc w:val="center"/>
        <w:rPr>
          <w:rFonts w:ascii="Calibri" w:hAnsi="Calibri" w:cs="Calibri"/>
          <w:b/>
          <w:u w:val="single"/>
          <w:lang w:eastAsia="en-CA"/>
        </w:rPr>
      </w:pPr>
      <w:r w:rsidRPr="0029789F">
        <w:rPr>
          <w:rFonts w:ascii="Calibri" w:hAnsi="Calibri" w:cs="Calibri"/>
          <w:b/>
          <w:u w:val="single"/>
          <w:lang w:eastAsia="en-CA"/>
        </w:rPr>
        <w:t>Faculty Performance Review Acknowledgment</w:t>
      </w:r>
    </w:p>
    <w:p w:rsidRPr="0029789F" w:rsidR="00564C1D" w:rsidP="00564C1D" w:rsidRDefault="00564C1D" w14:paraId="701EF1B6" w14:textId="77777777">
      <w:pPr>
        <w:spacing w:after="0"/>
        <w:jc w:val="center"/>
        <w:rPr>
          <w:rFonts w:ascii="Calibri" w:hAnsi="Calibri" w:cs="Calibri"/>
          <w:b/>
        </w:rPr>
      </w:pPr>
    </w:p>
    <w:p w:rsidRPr="0029789F" w:rsidR="00564C1D" w:rsidP="00564C1D" w:rsidRDefault="00564C1D" w14:paraId="6E2BB98B" w14:textId="77777777">
      <w:pPr>
        <w:spacing w:before="240"/>
        <w:rPr>
          <w:rFonts w:ascii="Calibri" w:hAnsi="Calibri" w:cs="Calibri"/>
          <w:b/>
        </w:rPr>
        <w:sectPr w:rsidRPr="0029789F" w:rsidR="00564C1D" w:rsidSect="00564C1D">
          <w:footerReference w:type="default" r:id="rId12"/>
          <w:type w:val="continuous"/>
          <w:pgSz w:w="12240" w:h="15840" w:orient="portrait"/>
          <w:pgMar w:top="720" w:right="720" w:bottom="720" w:left="144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360"/>
        </w:sectPr>
      </w:pPr>
    </w:p>
    <w:p w:rsidRPr="0029789F" w:rsidR="00564C1D" w:rsidP="00564C1D" w:rsidRDefault="00564C1D" w14:paraId="1E79EF07" w14:textId="77777777">
      <w:pPr>
        <w:spacing w:after="0"/>
        <w:rPr>
          <w:rFonts w:ascii="Calibri" w:hAnsi="Calibri" w:cs="Calibri"/>
          <w:b/>
        </w:rPr>
      </w:pPr>
      <w:r w:rsidRPr="0029789F">
        <w:rPr>
          <w:rFonts w:ascii="Calibri" w:hAnsi="Calibri" w:cs="Calibri"/>
          <w:b/>
        </w:rPr>
        <w:t>Faculty member’s name:</w:t>
      </w:r>
      <w:r w:rsidRPr="0029789F">
        <w:rPr>
          <w:rFonts w:ascii="Calibri" w:hAnsi="Calibri" w:cs="Calibri"/>
          <w:b/>
        </w:rPr>
        <w:tab/>
      </w:r>
    </w:p>
    <w:p w:rsidRPr="0029789F" w:rsidR="00564C1D" w:rsidP="00564C1D" w:rsidRDefault="00564C1D" w14:paraId="46D397D0" w14:textId="77777777">
      <w:pPr>
        <w:spacing w:after="0"/>
        <w:rPr>
          <w:rFonts w:ascii="Calibri" w:hAnsi="Calibri" w:cs="Calibri"/>
          <w:b/>
        </w:rPr>
        <w:sectPr w:rsidRPr="0029789F" w:rsidR="00564C1D" w:rsidSect="00D227A3">
          <w:type w:val="continuous"/>
          <w:pgSz w:w="12240" w:h="15840" w:orient="portrait"/>
          <w:pgMar w:top="1440" w:right="1440" w:bottom="1440" w:left="1440" w:header="720" w:footer="720" w:gutter="0"/>
          <w:cols w:space="720" w:num="2"/>
          <w:docGrid w:linePitch="360"/>
        </w:sectPr>
      </w:pPr>
      <w:r w:rsidRPr="0029789F">
        <w:rPr>
          <w:rFonts w:ascii="Calibri" w:hAnsi="Calibri" w:cs="Calibri"/>
          <w:b/>
        </w:rPr>
        <w:t xml:space="preserve">Rank:   </w:t>
      </w:r>
    </w:p>
    <w:p w:rsidRPr="0029789F" w:rsidR="00564C1D" w:rsidP="00564C1D" w:rsidRDefault="00564C1D" w14:paraId="3E73F036" w14:textId="77777777">
      <w:pPr>
        <w:spacing w:after="0"/>
        <w:rPr>
          <w:rFonts w:ascii="Calibri" w:hAnsi="Calibri" w:cs="Calibri"/>
          <w:lang w:eastAsia="en-CA"/>
        </w:rPr>
      </w:pPr>
      <w:r w:rsidRPr="0029789F">
        <w:rPr>
          <w:rFonts w:ascii="Calibri" w:hAnsi="Calibri" w:cs="Calibri"/>
          <w:b/>
          <w:lang w:eastAsia="en-CA"/>
        </w:rPr>
        <w:t>Department/School:</w:t>
      </w:r>
      <w:r w:rsidRPr="0029789F">
        <w:rPr>
          <w:rFonts w:ascii="Calibri" w:hAnsi="Calibri" w:cs="Calibri"/>
          <w:lang w:eastAsia="en-CA"/>
        </w:rPr>
        <w:t xml:space="preserve">  </w:t>
      </w:r>
    </w:p>
    <w:p w:rsidRPr="0029789F" w:rsidR="00564C1D" w:rsidP="00564C1D" w:rsidRDefault="00564C1D" w14:paraId="00D325CE" w14:textId="77777777">
      <w:pPr>
        <w:spacing w:after="0"/>
        <w:rPr>
          <w:rFonts w:ascii="Calibri" w:hAnsi="Calibri" w:cs="Calibri"/>
          <w:lang w:eastAsia="en-CA"/>
        </w:rPr>
      </w:pPr>
    </w:p>
    <w:p w:rsidRPr="0029789F" w:rsidR="00564C1D" w:rsidP="00564C1D" w:rsidRDefault="00564C1D" w14:paraId="3F5E0FAD" w14:textId="77777777">
      <w:pPr>
        <w:spacing w:after="0"/>
        <w:rPr>
          <w:rFonts w:ascii="Calibri" w:hAnsi="Calibri" w:cs="Calibri"/>
          <w:b/>
          <w:lang w:eastAsia="en-CA"/>
        </w:rPr>
        <w:sectPr w:rsidRPr="0029789F" w:rsidR="00564C1D" w:rsidSect="00D227A3">
          <w:type w:val="continuous"/>
          <w:pgSz w:w="12240" w:h="15840" w:orient="portrait"/>
          <w:pgMar w:top="1440" w:right="1440" w:bottom="1440" w:left="1440" w:header="720" w:footer="720" w:gutter="0"/>
          <w:cols w:space="720"/>
          <w:docGrid w:linePitch="360"/>
        </w:sectPr>
      </w:pPr>
    </w:p>
    <w:p w:rsidRPr="008272F0" w:rsidR="00564C1D" w:rsidP="00564C1D" w:rsidRDefault="00564C1D" w14:paraId="168C3066" w14:textId="77777777">
      <w:pPr>
        <w:spacing w:after="0"/>
        <w:rPr>
          <w:rFonts w:ascii="Calibri" w:hAnsi="Calibri" w:cs="Calibri"/>
          <w:b/>
          <w:lang w:eastAsia="en-CA"/>
        </w:rPr>
      </w:pPr>
      <w:bookmarkStart w:name="_Hlk126750437" w:id="0"/>
      <w:r w:rsidRPr="008272F0">
        <w:rPr>
          <w:rFonts w:ascii="Calibri" w:hAnsi="Calibri" w:cs="Calibri"/>
          <w:b/>
          <w:lang w:eastAsia="en-CA"/>
        </w:rPr>
        <w:t xml:space="preserve">Year 1 Weighting Percentage (YYYY): </w:t>
      </w:r>
      <w:r w:rsidRPr="008272F0">
        <w:rPr>
          <w:rFonts w:ascii="Calibri" w:hAnsi="Calibri" w:cs="Calibri"/>
          <w:b/>
          <w:u w:val="single"/>
          <w:lang w:eastAsia="en-CA"/>
        </w:rPr>
        <w:t>Jan-Dec/YYYY</w:t>
      </w:r>
      <w:r w:rsidRPr="008272F0">
        <w:rPr>
          <w:rFonts w:ascii="Calibri" w:hAnsi="Calibri" w:cs="Calibri"/>
          <w:b/>
          <w:lang w:eastAsia="en-CA"/>
        </w:rPr>
        <w:tab/>
      </w:r>
      <w:r w:rsidRPr="008272F0">
        <w:rPr>
          <w:rFonts w:ascii="Calibri" w:hAnsi="Calibri" w:cs="Calibri"/>
          <w:b/>
          <w:lang w:eastAsia="en-CA"/>
        </w:rPr>
        <w:tab/>
      </w:r>
      <w:r w:rsidRPr="008272F0">
        <w:rPr>
          <w:rFonts w:ascii="Calibri" w:hAnsi="Calibri" w:cs="Calibri"/>
          <w:b/>
          <w:lang w:eastAsia="en-CA"/>
        </w:rPr>
        <w:tab/>
      </w:r>
      <w:r w:rsidRPr="008272F0">
        <w:rPr>
          <w:rFonts w:ascii="Calibri" w:hAnsi="Calibri" w:cs="Calibri"/>
          <w:b/>
          <w:lang w:eastAsia="en-CA"/>
        </w:rPr>
        <w:t>Weighting: 20-40-20 (example)</w:t>
      </w:r>
    </w:p>
    <w:p w:rsidRPr="007F7BD4" w:rsidR="007F7BD4" w:rsidP="00CB50B5" w:rsidRDefault="007F7BD4" w14:paraId="71846F93" w14:textId="77777777">
      <w:pPr>
        <w:spacing w:after="0" w:line="240" w:lineRule="auto"/>
        <w:rPr>
          <w:sz w:val="20"/>
          <w:szCs w:val="20"/>
        </w:rPr>
      </w:pPr>
      <w:r w:rsidRPr="007F7BD4">
        <w:rPr>
          <w:sz w:val="20"/>
          <w:szCs w:val="20"/>
        </w:rPr>
        <w:t>Format - Administrative title: dates in role (dates applicable to evaluation year)</w:t>
      </w:r>
    </w:p>
    <w:p w:rsidRPr="007F7BD4" w:rsidR="007F7BD4" w:rsidP="00CB50B5" w:rsidRDefault="007F7BD4" w14:paraId="00B94781" w14:textId="77777777">
      <w:pPr>
        <w:spacing w:after="0" w:line="240" w:lineRule="auto"/>
        <w:rPr>
          <w:sz w:val="20"/>
          <w:szCs w:val="20"/>
        </w:rPr>
      </w:pPr>
      <w:r w:rsidRPr="007F7BD4">
        <w:rPr>
          <w:sz w:val="20"/>
          <w:szCs w:val="20"/>
        </w:rPr>
        <w:t>Example - Associate Chair of Undergraduate Studies: July 1</w:t>
      </w:r>
      <w:proofErr w:type="gramStart"/>
      <w:r w:rsidRPr="007F7BD4">
        <w:rPr>
          <w:sz w:val="20"/>
          <w:szCs w:val="20"/>
        </w:rPr>
        <w:t xml:space="preserve"> 2020</w:t>
      </w:r>
      <w:proofErr w:type="gramEnd"/>
      <w:r w:rsidRPr="007F7BD4">
        <w:rPr>
          <w:sz w:val="20"/>
          <w:szCs w:val="20"/>
        </w:rPr>
        <w:t xml:space="preserve"> – June 30, 2023 (January – December 2021; 12 months)</w:t>
      </w:r>
    </w:p>
    <w:p w:rsidR="007F7BD4" w:rsidP="00564C1D" w:rsidRDefault="007F7BD4" w14:paraId="167F096E" w14:textId="77777777">
      <w:pPr>
        <w:spacing w:after="0"/>
        <w:rPr>
          <w:rFonts w:ascii="Calibri" w:hAnsi="Calibri" w:cs="Calibri"/>
          <w:bCs/>
          <w:sz w:val="20"/>
          <w:szCs w:val="20"/>
          <w:highlight w:val="yellow"/>
          <w:lang w:eastAsia="en-CA"/>
        </w:rPr>
      </w:pPr>
    </w:p>
    <w:p w:rsidRPr="008272F0" w:rsidR="00564C1D" w:rsidP="00564C1D" w:rsidRDefault="00564C1D" w14:paraId="6F2A4C2A" w14:textId="77777777">
      <w:pPr>
        <w:spacing w:after="0"/>
        <w:rPr>
          <w:rFonts w:ascii="Calibri" w:hAnsi="Calibri" w:cs="Calibri"/>
          <w:b/>
          <w:bCs/>
        </w:rPr>
      </w:pPr>
      <w:r w:rsidRPr="008272F0">
        <w:rPr>
          <w:rFonts w:ascii="Calibri" w:hAnsi="Calibri" w:cs="Calibri"/>
          <w:b/>
        </w:rPr>
        <w:t>Year 2</w:t>
      </w:r>
      <w:r w:rsidRPr="008272F0">
        <w:rPr>
          <w:rFonts w:ascii="Calibri" w:hAnsi="Calibri" w:cs="Calibri"/>
        </w:rPr>
        <w:t xml:space="preserve"> </w:t>
      </w:r>
      <w:r w:rsidRPr="008272F0">
        <w:rPr>
          <w:rFonts w:ascii="Calibri" w:hAnsi="Calibri" w:cs="Calibri"/>
          <w:b/>
          <w:lang w:eastAsia="en-CA"/>
        </w:rPr>
        <w:t xml:space="preserve">Weighting Percentage (YYY: </w:t>
      </w:r>
      <w:r w:rsidRPr="008272F0">
        <w:rPr>
          <w:rFonts w:ascii="Calibri" w:hAnsi="Calibri" w:cs="Calibri"/>
          <w:b/>
          <w:bCs/>
          <w:u w:val="single"/>
        </w:rPr>
        <w:t>Jan-Dec/YYYY</w:t>
      </w:r>
      <w:r w:rsidRPr="008272F0">
        <w:rPr>
          <w:rFonts w:ascii="Calibri" w:hAnsi="Calibri" w:cs="Calibri"/>
          <w:b/>
          <w:bCs/>
        </w:rPr>
        <w:tab/>
      </w:r>
      <w:r w:rsidRPr="008272F0">
        <w:rPr>
          <w:rFonts w:ascii="Calibri" w:hAnsi="Calibri" w:cs="Calibri"/>
          <w:b/>
          <w:bCs/>
        </w:rPr>
        <w:tab/>
      </w:r>
      <w:r w:rsidRPr="008272F0">
        <w:rPr>
          <w:rFonts w:ascii="Calibri" w:hAnsi="Calibri" w:cs="Calibri"/>
          <w:b/>
          <w:bCs/>
        </w:rPr>
        <w:tab/>
      </w:r>
      <w:r w:rsidRPr="008272F0">
        <w:rPr>
          <w:rFonts w:ascii="Calibri" w:hAnsi="Calibri" w:cs="Calibri"/>
          <w:b/>
          <w:bCs/>
        </w:rPr>
        <w:t>Weighting: 20-40-20 (example)</w:t>
      </w:r>
    </w:p>
    <w:bookmarkEnd w:id="0"/>
    <w:p w:rsidRPr="007F7BD4" w:rsidR="00CB50B5" w:rsidP="00CB50B5" w:rsidRDefault="00CB50B5" w14:paraId="4D137C29" w14:textId="77777777">
      <w:pPr>
        <w:spacing w:after="0" w:line="240" w:lineRule="auto"/>
        <w:rPr>
          <w:sz w:val="20"/>
          <w:szCs w:val="20"/>
        </w:rPr>
      </w:pPr>
      <w:r w:rsidRPr="007F7BD4">
        <w:rPr>
          <w:sz w:val="20"/>
          <w:szCs w:val="20"/>
        </w:rPr>
        <w:t>Format - Administrative title: dates in role (dates applicable to evaluation year)</w:t>
      </w:r>
    </w:p>
    <w:p w:rsidR="009F737E" w:rsidP="00564C1D" w:rsidRDefault="00564C1D" w14:paraId="739BAC46" w14:textId="77777777">
      <w:pPr>
        <w:spacing w:after="0"/>
        <w:rPr>
          <w:rFonts w:ascii="Calibri" w:hAnsi="Calibri" w:cs="Calibri"/>
          <w:b/>
          <w:u w:val="single"/>
        </w:rPr>
      </w:pPr>
      <w:r w:rsidRPr="0029789F">
        <w:rPr>
          <w:rFonts w:ascii="Calibri" w:hAnsi="Calibri" w:cs="Calibri"/>
          <w:noProof/>
        </w:rPr>
        <mc:AlternateContent>
          <mc:Choice Requires="wps">
            <w:drawing>
              <wp:anchor distT="0" distB="0" distL="114300" distR="114300" simplePos="0" relativeHeight="251663360" behindDoc="1" locked="0" layoutInCell="1" allowOverlap="1" wp14:anchorId="4EB1938F" wp14:editId="0D76A593">
                <wp:simplePos x="0" y="0"/>
                <wp:positionH relativeFrom="column">
                  <wp:posOffset>-70485</wp:posOffset>
                </wp:positionH>
                <wp:positionV relativeFrom="paragraph">
                  <wp:posOffset>205105</wp:posOffset>
                </wp:positionV>
                <wp:extent cx="6007100" cy="786765"/>
                <wp:effectExtent l="0" t="0" r="0" b="0"/>
                <wp:wrapNone/>
                <wp:docPr id="1" name="Rectangle 1"/>
                <wp:cNvGraphicFramePr/>
                <a:graphic xmlns:a="http://schemas.openxmlformats.org/drawingml/2006/main">
                  <a:graphicData uri="http://schemas.microsoft.com/office/word/2010/wordprocessingShape">
                    <wps:wsp>
                      <wps:cNvSpPr/>
                      <wps:spPr>
                        <a:xfrm>
                          <a:off x="0" y="0"/>
                          <a:ext cx="6007100" cy="786765"/>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65D92E4">
              <v:rect id="Rectangle 1" style="position:absolute;margin-left:-5.55pt;margin-top:16.15pt;width:473pt;height:6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9e2f3 [664]" stroked="f" strokeweight="1pt" w14:anchorId="78AFE9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"/>
            </w:pict>
          </mc:Fallback>
        </mc:AlternateContent>
      </w:r>
    </w:p>
    <w:p w:rsidRPr="0029789F" w:rsidR="00564C1D" w:rsidP="00564C1D" w:rsidRDefault="00564C1D" w14:paraId="2DE493F8" w14:textId="4CA1BB4F">
      <w:pPr>
        <w:spacing w:after="0"/>
        <w:rPr>
          <w:rFonts w:ascii="Calibri" w:hAnsi="Calibri" w:cs="Calibri"/>
          <w:b/>
          <w:u w:val="single"/>
        </w:rPr>
      </w:pPr>
      <w:r w:rsidRPr="0029789F">
        <w:rPr>
          <w:rFonts w:ascii="Calibri" w:hAnsi="Calibri" w:cs="Calibri"/>
          <w:b/>
          <w:u w:val="single"/>
        </w:rPr>
        <w:t>Rating categories:</w:t>
      </w:r>
    </w:p>
    <w:p w:rsidRPr="0029789F" w:rsidR="00564C1D" w:rsidP="00564C1D" w:rsidRDefault="00564C1D" w14:paraId="350D4E04" w14:textId="77777777">
      <w:pPr>
        <w:pStyle w:val="ListParagraph"/>
        <w:numPr>
          <w:ilvl w:val="2"/>
          <w:numId w:val="3"/>
        </w:numPr>
        <w:spacing w:after="0"/>
        <w:rPr>
          <w:rFonts w:ascii="Calibri" w:hAnsi="Calibri" w:cs="Calibri"/>
        </w:rPr>
        <w:sectPr w:rsidRPr="0029789F" w:rsidR="00564C1D" w:rsidSect="00D227A3">
          <w:type w:val="continuous"/>
          <w:pgSz w:w="12240" w:h="15840" w:orient="portrait"/>
          <w:pgMar w:top="1440" w:right="1440" w:bottom="1440" w:left="1440" w:header="720" w:footer="720" w:gutter="0"/>
          <w:cols w:space="720"/>
          <w:docGrid w:linePitch="360"/>
        </w:sectPr>
      </w:pPr>
    </w:p>
    <w:p w:rsidRPr="0029789F" w:rsidR="00564C1D" w:rsidP="00564C1D" w:rsidRDefault="00564C1D" w14:paraId="5A76AD6B" w14:textId="77777777">
      <w:pPr>
        <w:pStyle w:val="ListParagraph"/>
        <w:numPr>
          <w:ilvl w:val="1"/>
          <w:numId w:val="2"/>
        </w:numPr>
        <w:spacing w:after="0"/>
        <w:rPr>
          <w:rFonts w:ascii="Calibri" w:hAnsi="Calibri" w:cs="Calibri"/>
        </w:rPr>
      </w:pPr>
      <w:r w:rsidRPr="0029789F">
        <w:rPr>
          <w:rFonts w:ascii="Calibri" w:hAnsi="Calibri" w:cs="Calibri"/>
        </w:rPr>
        <w:t xml:space="preserve">      Outstanding</w:t>
      </w:r>
    </w:p>
    <w:p w:rsidRPr="0029789F" w:rsidR="00564C1D" w:rsidP="00564C1D" w:rsidRDefault="00564C1D" w14:paraId="15E7C408" w14:textId="77777777">
      <w:pPr>
        <w:spacing w:after="0"/>
        <w:rPr>
          <w:rFonts w:ascii="Calibri" w:hAnsi="Calibri" w:cs="Calibri"/>
          <w:lang w:eastAsia="en-CA"/>
        </w:rPr>
      </w:pPr>
      <w:r w:rsidRPr="0029789F">
        <w:rPr>
          <w:rFonts w:ascii="Calibri" w:hAnsi="Calibri" w:cs="Calibri"/>
          <w:lang w:eastAsia="en-CA"/>
        </w:rPr>
        <w:t>1.75</w:t>
      </w:r>
      <w:r w:rsidRPr="0029789F">
        <w:rPr>
          <w:rFonts w:ascii="Calibri" w:hAnsi="Calibri" w:cs="Calibri"/>
          <w:lang w:eastAsia="en-CA"/>
        </w:rPr>
        <w:tab/>
      </w:r>
      <w:r w:rsidRPr="0029789F">
        <w:rPr>
          <w:rFonts w:ascii="Calibri" w:hAnsi="Calibri" w:cs="Calibri"/>
          <w:lang w:eastAsia="en-CA"/>
        </w:rPr>
        <w:t>Excellent</w:t>
      </w:r>
    </w:p>
    <w:p w:rsidRPr="0029789F" w:rsidR="00564C1D" w:rsidP="00564C1D" w:rsidRDefault="00564C1D" w14:paraId="7758186E" w14:textId="77777777">
      <w:pPr>
        <w:spacing w:after="0"/>
        <w:rPr>
          <w:rFonts w:ascii="Calibri" w:hAnsi="Calibri" w:cs="Calibri"/>
          <w:lang w:eastAsia="en-CA"/>
        </w:rPr>
      </w:pPr>
      <w:r w:rsidRPr="0029789F">
        <w:rPr>
          <w:rFonts w:ascii="Calibri" w:hAnsi="Calibri" w:cs="Calibri"/>
          <w:lang w:eastAsia="en-CA"/>
        </w:rPr>
        <w:t xml:space="preserve">1.5 </w:t>
      </w:r>
      <w:r w:rsidRPr="0029789F">
        <w:rPr>
          <w:rFonts w:ascii="Calibri" w:hAnsi="Calibri" w:cs="Calibri"/>
          <w:lang w:eastAsia="en-CA"/>
        </w:rPr>
        <w:tab/>
      </w:r>
      <w:r w:rsidRPr="0029789F">
        <w:rPr>
          <w:rFonts w:ascii="Calibri" w:hAnsi="Calibri" w:cs="Calibri"/>
          <w:lang w:eastAsia="en-CA"/>
        </w:rPr>
        <w:t>Very Good</w:t>
      </w:r>
    </w:p>
    <w:p w:rsidRPr="0029789F" w:rsidR="00564C1D" w:rsidP="00564C1D" w:rsidRDefault="00564C1D" w14:paraId="09AE36A4" w14:textId="77777777">
      <w:pPr>
        <w:spacing w:after="0"/>
        <w:rPr>
          <w:rFonts w:ascii="Calibri" w:hAnsi="Calibri" w:cs="Calibri"/>
          <w:lang w:eastAsia="en-CA"/>
        </w:rPr>
      </w:pPr>
    </w:p>
    <w:p w:rsidRPr="0029789F" w:rsidR="00564C1D" w:rsidP="00564C1D" w:rsidRDefault="00564C1D" w14:paraId="7B72DCA9" w14:textId="77777777">
      <w:pPr>
        <w:spacing w:after="0"/>
        <w:rPr>
          <w:rFonts w:ascii="Calibri" w:hAnsi="Calibri" w:cs="Calibri"/>
          <w:lang w:eastAsia="en-CA"/>
        </w:rPr>
      </w:pPr>
      <w:r w:rsidRPr="0029789F">
        <w:rPr>
          <w:rFonts w:ascii="Calibri" w:hAnsi="Calibri" w:cs="Calibri"/>
          <w:lang w:eastAsia="en-CA"/>
        </w:rPr>
        <w:t>1.25</w:t>
      </w:r>
      <w:r w:rsidRPr="0029789F">
        <w:rPr>
          <w:rFonts w:ascii="Calibri" w:hAnsi="Calibri" w:cs="Calibri"/>
          <w:lang w:eastAsia="en-CA"/>
        </w:rPr>
        <w:tab/>
      </w:r>
      <w:r w:rsidRPr="0029789F">
        <w:rPr>
          <w:rFonts w:ascii="Calibri" w:hAnsi="Calibri" w:cs="Calibri"/>
          <w:lang w:eastAsia="en-CA"/>
        </w:rPr>
        <w:t>Good</w:t>
      </w:r>
    </w:p>
    <w:p w:rsidRPr="0029789F" w:rsidR="00564C1D" w:rsidP="00564C1D" w:rsidRDefault="00564C1D" w14:paraId="00882A3F" w14:textId="77777777">
      <w:pPr>
        <w:spacing w:after="0"/>
        <w:rPr>
          <w:rFonts w:ascii="Calibri" w:hAnsi="Calibri" w:cs="Calibri"/>
          <w:lang w:eastAsia="en-CA"/>
        </w:rPr>
      </w:pPr>
      <w:r w:rsidRPr="0029789F">
        <w:rPr>
          <w:rFonts w:ascii="Calibri" w:hAnsi="Calibri" w:cs="Calibri"/>
          <w:lang w:eastAsia="en-CA"/>
        </w:rPr>
        <w:t xml:space="preserve">1.0 </w:t>
      </w:r>
      <w:r w:rsidRPr="0029789F">
        <w:rPr>
          <w:rFonts w:ascii="Calibri" w:hAnsi="Calibri" w:cs="Calibri"/>
          <w:lang w:eastAsia="en-CA"/>
        </w:rPr>
        <w:tab/>
      </w:r>
      <w:r w:rsidRPr="0029789F">
        <w:rPr>
          <w:rFonts w:ascii="Calibri" w:hAnsi="Calibri" w:cs="Calibri"/>
          <w:lang w:eastAsia="en-CA"/>
        </w:rPr>
        <w:t>Satisfactory</w:t>
      </w:r>
    </w:p>
    <w:p w:rsidRPr="0029789F" w:rsidR="00564C1D" w:rsidP="00564C1D" w:rsidRDefault="00564C1D" w14:paraId="02C96744" w14:textId="77777777">
      <w:pPr>
        <w:spacing w:after="0"/>
        <w:ind w:left="720" w:hanging="720"/>
        <w:rPr>
          <w:rFonts w:ascii="Calibri" w:hAnsi="Calibri" w:cs="Calibri"/>
          <w:lang w:eastAsia="en-CA"/>
        </w:rPr>
      </w:pPr>
      <w:r w:rsidRPr="0029789F">
        <w:rPr>
          <w:rFonts w:ascii="Calibri" w:hAnsi="Calibri" w:cs="Calibri"/>
          <w:lang w:eastAsia="en-CA"/>
        </w:rPr>
        <w:t xml:space="preserve">0.75 </w:t>
      </w:r>
      <w:r w:rsidRPr="0029789F">
        <w:rPr>
          <w:rFonts w:ascii="Calibri" w:hAnsi="Calibri" w:cs="Calibri"/>
          <w:lang w:eastAsia="en-CA"/>
        </w:rPr>
        <w:tab/>
      </w:r>
      <w:r w:rsidRPr="0029789F">
        <w:rPr>
          <w:rFonts w:ascii="Calibri" w:hAnsi="Calibri" w:cs="Calibri"/>
          <w:lang w:eastAsia="en-CA"/>
        </w:rPr>
        <w:t>Needs some improvement</w:t>
      </w:r>
    </w:p>
    <w:p w:rsidRPr="0029789F" w:rsidR="00564C1D" w:rsidP="00564C1D" w:rsidRDefault="00564C1D" w14:paraId="038B4DE9" w14:textId="77777777">
      <w:pPr>
        <w:spacing w:after="0"/>
        <w:ind w:left="720" w:hanging="720"/>
        <w:rPr>
          <w:rFonts w:ascii="Calibri" w:hAnsi="Calibri" w:cs="Calibri"/>
          <w:lang w:eastAsia="en-CA"/>
        </w:rPr>
      </w:pPr>
    </w:p>
    <w:p w:rsidRPr="0029789F" w:rsidR="00564C1D" w:rsidP="00564C1D" w:rsidRDefault="00564C1D" w14:paraId="12389715" w14:textId="77777777">
      <w:pPr>
        <w:spacing w:after="0"/>
        <w:rPr>
          <w:rFonts w:ascii="Calibri" w:hAnsi="Calibri" w:cs="Calibri"/>
          <w:lang w:eastAsia="en-CA"/>
        </w:rPr>
      </w:pPr>
      <w:r w:rsidRPr="0029789F">
        <w:rPr>
          <w:rFonts w:ascii="Calibri" w:hAnsi="Calibri" w:cs="Calibri"/>
          <w:lang w:eastAsia="en-CA"/>
        </w:rPr>
        <w:t xml:space="preserve">0.5 </w:t>
      </w:r>
      <w:r w:rsidRPr="0029789F">
        <w:rPr>
          <w:rFonts w:ascii="Calibri" w:hAnsi="Calibri" w:cs="Calibri"/>
          <w:lang w:eastAsia="en-CA"/>
        </w:rPr>
        <w:tab/>
      </w:r>
      <w:r w:rsidRPr="0029789F">
        <w:rPr>
          <w:rFonts w:ascii="Calibri" w:hAnsi="Calibri" w:cs="Calibri"/>
          <w:lang w:eastAsia="en-CA"/>
        </w:rPr>
        <w:t>Needs improvement</w:t>
      </w:r>
    </w:p>
    <w:p w:rsidRPr="0029789F" w:rsidR="00564C1D" w:rsidP="00564C1D" w:rsidRDefault="00564C1D" w14:paraId="2008CB02" w14:textId="77777777">
      <w:pPr>
        <w:spacing w:after="0"/>
        <w:ind w:left="720" w:hanging="720"/>
        <w:rPr>
          <w:rFonts w:ascii="Calibri" w:hAnsi="Calibri" w:cs="Calibri"/>
          <w:lang w:eastAsia="en-CA"/>
        </w:rPr>
      </w:pPr>
      <w:r w:rsidRPr="0029789F">
        <w:rPr>
          <w:rFonts w:ascii="Calibri" w:hAnsi="Calibri" w:cs="Calibri"/>
          <w:lang w:eastAsia="en-CA"/>
        </w:rPr>
        <w:t xml:space="preserve">0.25 </w:t>
      </w:r>
      <w:r w:rsidRPr="0029789F">
        <w:rPr>
          <w:rFonts w:ascii="Calibri" w:hAnsi="Calibri" w:cs="Calibri"/>
          <w:lang w:eastAsia="en-CA"/>
        </w:rPr>
        <w:tab/>
      </w:r>
      <w:r w:rsidRPr="0029789F">
        <w:rPr>
          <w:rFonts w:ascii="Calibri" w:hAnsi="Calibri" w:cs="Calibri"/>
          <w:lang w:eastAsia="en-CA"/>
        </w:rPr>
        <w:t>Needs major improvement</w:t>
      </w:r>
    </w:p>
    <w:p w:rsidRPr="0029789F" w:rsidR="00564C1D" w:rsidP="00564C1D" w:rsidRDefault="00564C1D" w14:paraId="0C60C5F3" w14:textId="77777777">
      <w:pPr>
        <w:spacing w:after="0"/>
        <w:rPr>
          <w:rFonts w:ascii="Calibri" w:hAnsi="Calibri" w:cs="Calibri"/>
          <w:lang w:eastAsia="en-CA"/>
        </w:rPr>
        <w:sectPr w:rsidRPr="0029789F" w:rsidR="00564C1D" w:rsidSect="00314E4A">
          <w:type w:val="continuous"/>
          <w:pgSz w:w="12240" w:h="15840" w:orient="portrait"/>
          <w:pgMar w:top="1440" w:right="1440" w:bottom="1440" w:left="1440" w:header="720" w:footer="720" w:gutter="0"/>
          <w:cols w:equalWidth="0" w:space="144" w:num="3">
            <w:col w:w="2448" w:space="144"/>
            <w:col w:w="3312" w:space="288"/>
            <w:col w:w="3168"/>
          </w:cols>
          <w:docGrid w:linePitch="360"/>
        </w:sectPr>
      </w:pPr>
      <w:r w:rsidRPr="0029789F">
        <w:rPr>
          <w:rFonts w:ascii="Calibri" w:hAnsi="Calibri" w:cs="Calibri"/>
          <w:lang w:eastAsia="en-CA"/>
        </w:rPr>
        <w:t xml:space="preserve">0.0 </w:t>
      </w:r>
      <w:r w:rsidRPr="0029789F">
        <w:rPr>
          <w:rFonts w:ascii="Calibri" w:hAnsi="Calibri" w:cs="Calibri"/>
          <w:lang w:eastAsia="en-CA"/>
        </w:rPr>
        <w:tab/>
      </w:r>
      <w:r w:rsidRPr="0029789F">
        <w:rPr>
          <w:rFonts w:ascii="Calibri" w:hAnsi="Calibri" w:cs="Calibri"/>
          <w:lang w:eastAsia="en-CA"/>
        </w:rPr>
        <w:t>Unsatisfactory</w:t>
      </w:r>
    </w:p>
    <w:p w:rsidRPr="0029789F" w:rsidR="00564C1D" w:rsidP="00564C1D" w:rsidRDefault="00564C1D" w14:paraId="7796B3EC" w14:textId="77777777">
      <w:pPr>
        <w:spacing w:before="120" w:after="120"/>
        <w:rPr>
          <w:rFonts w:ascii="Calibri" w:hAnsi="Calibri" w:cs="Calibri"/>
          <w:b/>
          <w:lang w:eastAsia="en-CA"/>
        </w:rPr>
      </w:pPr>
      <w:r w:rsidRPr="0029789F">
        <w:rPr>
          <w:rFonts w:ascii="Calibri" w:hAnsi="Calibri" w:cs="Calibri"/>
          <w:b/>
          <w:lang w:eastAsia="en-CA"/>
        </w:rPr>
        <w:t>For members on a biennial performance review cycle, the rating for non-review years shall be equal to the rating for the previous review year.</w:t>
      </w:r>
    </w:p>
    <w:p w:rsidRPr="0029789F" w:rsidR="00564C1D" w:rsidP="00564C1D" w:rsidRDefault="00564C1D" w14:paraId="6B814ADC" w14:textId="77777777">
      <w:pPr>
        <w:spacing w:before="120" w:after="120"/>
        <w:rPr>
          <w:rFonts w:ascii="Calibri" w:hAnsi="Calibri" w:cs="Calibri"/>
          <w:b/>
          <w:lang w:eastAsia="en-CA"/>
        </w:rPr>
        <w:sectPr w:rsidRPr="0029789F" w:rsidR="00564C1D" w:rsidSect="006B3BEE">
          <w:type w:val="continuous"/>
          <w:pgSz w:w="12240" w:h="15840" w:orient="portrait"/>
          <w:pgMar w:top="1440" w:right="1440" w:bottom="1440" w:left="1440" w:header="720" w:footer="720" w:gutter="0"/>
          <w:cols w:space="720"/>
          <w:docGrid w:linePitch="360"/>
        </w:sectPr>
      </w:pPr>
    </w:p>
    <w:p w:rsidRPr="0029789F" w:rsidR="00564C1D" w:rsidP="00564C1D" w:rsidRDefault="00564C1D" w14:paraId="5A21C9F0" w14:textId="77777777">
      <w:pPr>
        <w:spacing w:before="120" w:after="120" w:line="240" w:lineRule="auto"/>
        <w:rPr>
          <w:rFonts w:ascii="Calibri" w:hAnsi="Calibri" w:cs="Calibri"/>
          <w:b/>
          <w:lang w:eastAsia="en-CA"/>
        </w:rPr>
      </w:pPr>
      <w:r w:rsidRPr="0029789F">
        <w:rPr>
          <w:rFonts w:ascii="Calibri" w:hAnsi="Calibri" w:cs="Calibri"/>
          <w:b/>
          <w:lang w:eastAsia="en-CA"/>
        </w:rPr>
        <w:t>Rating Scores (</w:t>
      </w:r>
      <w:r>
        <w:rPr>
          <w:rFonts w:ascii="Calibri" w:hAnsi="Calibri" w:cs="Calibri"/>
          <w:b/>
          <w:u w:val="single"/>
          <w:lang w:eastAsia="en-CA"/>
        </w:rPr>
        <w:t>YEAR 1 AND/OR YEAR 2</w:t>
      </w:r>
      <w:r w:rsidRPr="0029789F">
        <w:rPr>
          <w:rFonts w:ascii="Calibri" w:hAnsi="Calibri" w:cs="Calibri"/>
          <w:b/>
          <w:lang w:eastAsia="en-CA"/>
        </w:rPr>
        <w:t>):</w:t>
      </w:r>
    </w:p>
    <w:p w:rsidRPr="0029789F" w:rsidR="00564C1D" w:rsidP="00564C1D" w:rsidRDefault="00564C1D" w14:paraId="5D4CEB4E" w14:textId="77777777">
      <w:pPr>
        <w:spacing w:after="120" w:line="240" w:lineRule="auto"/>
        <w:rPr>
          <w:rStyle w:val="PlaceholderText"/>
          <w:rFonts w:ascii="Calibri" w:hAnsi="Calibri" w:cs="Calibri"/>
        </w:rPr>
      </w:pPr>
      <w:r w:rsidRPr="0029789F">
        <w:rPr>
          <w:rFonts w:ascii="Calibri" w:hAnsi="Calibri" w:cs="Calibri"/>
          <w:lang w:eastAsia="en-CA"/>
        </w:rPr>
        <w:t xml:space="preserve">Teaching: </w:t>
      </w:r>
      <w:r>
        <w:rPr>
          <w:rFonts w:ascii="Calibri" w:hAnsi="Calibri" w:cs="Calibri"/>
          <w:lang w:eastAsia="en-CA"/>
        </w:rPr>
        <w:t xml:space="preserve"> </w:t>
      </w:r>
    </w:p>
    <w:p w:rsidRPr="0029789F" w:rsidR="00564C1D" w:rsidP="00564C1D" w:rsidRDefault="00564C1D" w14:paraId="6AEBF77C" w14:textId="5E067E35">
      <w:pPr>
        <w:spacing w:after="120" w:line="240" w:lineRule="auto"/>
        <w:rPr>
          <w:rStyle w:val="PlaceholderText"/>
          <w:rFonts w:ascii="Calibri" w:hAnsi="Calibri" w:cs="Calibri"/>
        </w:rPr>
      </w:pPr>
      <w:r w:rsidRPr="0029789F">
        <w:rPr>
          <w:rFonts w:ascii="Calibri" w:hAnsi="Calibri" w:cs="Calibri"/>
          <w:lang w:eastAsia="en-CA"/>
        </w:rPr>
        <w:t>Research</w:t>
      </w:r>
      <w:r w:rsidR="00D53881">
        <w:rPr>
          <w:rFonts w:ascii="Calibri" w:hAnsi="Calibri" w:cs="Calibri"/>
          <w:lang w:eastAsia="en-CA"/>
        </w:rPr>
        <w:t xml:space="preserve"> </w:t>
      </w:r>
      <w:r w:rsidRPr="00F7228B" w:rsidR="00D53881">
        <w:rPr>
          <w:rFonts w:ascii="Calibri" w:hAnsi="Calibri" w:cs="Calibri"/>
          <w:lang w:eastAsia="en-CA"/>
        </w:rPr>
        <w:t>(if applicable)</w:t>
      </w:r>
      <w:r w:rsidRPr="00F7228B">
        <w:rPr>
          <w:rFonts w:ascii="Calibri" w:hAnsi="Calibri" w:cs="Calibri"/>
          <w:lang w:eastAsia="en-CA"/>
        </w:rPr>
        <w:t>:</w:t>
      </w:r>
      <w:r w:rsidRPr="0029789F">
        <w:rPr>
          <w:rFonts w:ascii="Calibri" w:hAnsi="Calibri" w:cs="Calibri"/>
          <w:lang w:eastAsia="en-CA"/>
        </w:rPr>
        <w:t xml:space="preserve"> </w:t>
      </w:r>
    </w:p>
    <w:p w:rsidRPr="0029789F" w:rsidR="00564C1D" w:rsidP="00564C1D" w:rsidRDefault="00564C1D" w14:paraId="79823C51" w14:textId="77777777">
      <w:pPr>
        <w:spacing w:after="120" w:line="240" w:lineRule="auto"/>
        <w:rPr>
          <w:rStyle w:val="PlaceholderText"/>
          <w:rFonts w:ascii="Calibri" w:hAnsi="Calibri" w:cs="Calibri"/>
        </w:rPr>
      </w:pPr>
      <w:r w:rsidRPr="0029789F">
        <w:rPr>
          <w:rFonts w:ascii="Calibri" w:hAnsi="Calibri" w:cs="Calibri"/>
          <w:lang w:eastAsia="en-CA"/>
        </w:rPr>
        <w:t xml:space="preserve">Service: </w:t>
      </w:r>
    </w:p>
    <w:p w:rsidRPr="0029789F" w:rsidR="00564C1D" w:rsidP="00564C1D" w:rsidRDefault="00564C1D" w14:paraId="1450DB67" w14:textId="77777777">
      <w:pPr>
        <w:spacing w:after="120" w:line="240" w:lineRule="auto"/>
        <w:rPr>
          <w:rFonts w:ascii="Calibri" w:hAnsi="Calibri" w:cs="Calibri"/>
          <w:b/>
          <w:lang w:eastAsia="en-CA"/>
        </w:rPr>
      </w:pPr>
      <w:r w:rsidRPr="0029789F">
        <w:rPr>
          <w:rFonts w:ascii="Calibri" w:hAnsi="Calibri" w:cs="Calibri"/>
          <w:b/>
          <w:lang w:eastAsia="en-CA"/>
        </w:rPr>
        <w:t xml:space="preserve">Overall Score: </w:t>
      </w:r>
    </w:p>
    <w:p w:rsidRPr="0029789F" w:rsidR="00564C1D" w:rsidP="00564C1D" w:rsidRDefault="00564C1D" w14:paraId="7CFDA826" w14:textId="77777777">
      <w:pPr>
        <w:spacing w:after="0" w:line="240" w:lineRule="auto"/>
        <w:rPr>
          <w:rFonts w:ascii="Calibri" w:hAnsi="Calibri" w:cs="Calibri"/>
          <w:b/>
          <w:lang w:eastAsia="en-CA"/>
        </w:rPr>
        <w:sectPr w:rsidRPr="0029789F" w:rsidR="00564C1D" w:rsidSect="006B3BEE">
          <w:type w:val="continuous"/>
          <w:pgSz w:w="12240" w:h="15840" w:orient="portrait"/>
          <w:pgMar w:top="1440" w:right="1440" w:bottom="1440" w:left="1440" w:header="720" w:footer="720" w:gutter="0"/>
          <w:cols w:space="720"/>
          <w:docGrid w:linePitch="360"/>
        </w:sectPr>
      </w:pPr>
    </w:p>
    <w:p w:rsidR="00564C1D" w:rsidP="00564C1D" w:rsidRDefault="00564C1D" w14:paraId="2A28C0AD" w14:textId="77777777">
      <w:pPr>
        <w:spacing w:after="0"/>
        <w:rPr>
          <w:rFonts w:ascii="Calibri" w:hAnsi="Calibri" w:cs="Calibri"/>
          <w:b/>
          <w:lang w:eastAsia="en-CA"/>
        </w:rPr>
      </w:pPr>
      <w:r w:rsidRPr="0029789F">
        <w:rPr>
          <w:rFonts w:ascii="Calibri" w:hAnsi="Calibri" w:cs="Calibri"/>
          <w:b/>
          <w:lang w:eastAsia="en-CA"/>
        </w:rPr>
        <w:t>Comments from Chair/Director:</w:t>
      </w:r>
    </w:p>
    <w:p w:rsidR="00564C1D" w:rsidP="00564C1D" w:rsidRDefault="00564C1D" w14:paraId="787484E3" w14:textId="77777777">
      <w:pPr>
        <w:spacing w:after="0"/>
        <w:rPr>
          <w:rFonts w:ascii="Calibri" w:hAnsi="Calibri" w:cs="Calibri"/>
          <w:b/>
          <w:lang w:eastAsia="en-CA"/>
        </w:rPr>
      </w:pPr>
      <w:r>
        <w:rPr>
          <w:rFonts w:ascii="Calibri" w:hAnsi="Calibri" w:cs="Calibri"/>
          <w:b/>
          <w:lang w:eastAsia="en-CA"/>
        </w:rPr>
        <w:t>Enter comments here:</w:t>
      </w:r>
    </w:p>
    <w:p w:rsidRPr="0029789F" w:rsidR="00564C1D" w:rsidP="00564C1D" w:rsidRDefault="00564C1D" w14:paraId="07784FD7" w14:textId="6D55777A">
      <w:pPr>
        <w:spacing w:after="0"/>
        <w:rPr>
          <w:rFonts w:ascii="Calibri" w:hAnsi="Calibri" w:cs="Calibri"/>
          <w:b/>
          <w:lang w:eastAsia="en-CA"/>
        </w:rPr>
      </w:pPr>
      <w:r w:rsidRPr="0029789F">
        <w:rPr>
          <w:rFonts w:ascii="Calibri" w:hAnsi="Calibri" w:cs="Calibri"/>
          <w:b/>
          <w:lang w:eastAsia="en-CA"/>
        </w:rPr>
        <w:t>____________________________________________________________</w:t>
      </w:r>
      <w:r>
        <w:rPr>
          <w:rFonts w:ascii="Calibri" w:hAnsi="Calibri" w:cs="Calibri"/>
          <w:b/>
          <w:lang w:eastAsia="en-CA"/>
        </w:rPr>
        <w:t>______________________</w:t>
      </w:r>
      <w:r w:rsidRPr="0029789F">
        <w:rPr>
          <w:rFonts w:ascii="Calibri" w:hAnsi="Calibri" w:cs="Calibri"/>
          <w:b/>
          <w:lang w:eastAsia="en-CA"/>
        </w:rPr>
        <w:t>_</w:t>
      </w:r>
    </w:p>
    <w:p w:rsidRPr="0029789F" w:rsidR="00564C1D" w:rsidP="00564C1D" w:rsidRDefault="00564C1D" w14:paraId="2D9B97EA" w14:textId="77777777">
      <w:pPr>
        <w:spacing w:after="0"/>
        <w:rPr>
          <w:rFonts w:ascii="Calibri" w:hAnsi="Calibri" w:cs="Calibri"/>
          <w:lang w:eastAsia="en-CA"/>
        </w:rPr>
      </w:pPr>
      <w:r>
        <w:rPr>
          <w:rFonts w:ascii="Calibri" w:hAnsi="Calibri" w:cs="Calibri"/>
          <w:lang w:eastAsia="en-CA"/>
        </w:rPr>
        <w:t>Signature: Chair/Director</w:t>
      </w:r>
      <w:r>
        <w:rPr>
          <w:rFonts w:ascii="Calibri" w:hAnsi="Calibri" w:cs="Calibri"/>
          <w:lang w:eastAsia="en-CA"/>
        </w:rPr>
        <w:tab/>
      </w:r>
      <w:r>
        <w:rPr>
          <w:rFonts w:ascii="Calibri" w:hAnsi="Calibri" w:cs="Calibri"/>
          <w:lang w:eastAsia="en-CA"/>
        </w:rPr>
        <w:tab/>
      </w:r>
      <w:r>
        <w:rPr>
          <w:rFonts w:ascii="Calibri" w:hAnsi="Calibri" w:cs="Calibri"/>
          <w:lang w:eastAsia="en-CA"/>
        </w:rPr>
        <w:tab/>
      </w:r>
      <w:r>
        <w:rPr>
          <w:rFonts w:ascii="Calibri" w:hAnsi="Calibri" w:cs="Calibri"/>
          <w:lang w:eastAsia="en-CA"/>
        </w:rPr>
        <w:tab/>
      </w:r>
      <w:r>
        <w:rPr>
          <w:rFonts w:ascii="Calibri" w:hAnsi="Calibri" w:cs="Calibri"/>
          <w:lang w:eastAsia="en-CA"/>
        </w:rPr>
        <w:tab/>
      </w:r>
      <w:r>
        <w:rPr>
          <w:rFonts w:ascii="Calibri" w:hAnsi="Calibri" w:cs="Calibri"/>
          <w:lang w:eastAsia="en-CA"/>
        </w:rPr>
        <w:tab/>
      </w:r>
      <w:r>
        <w:rPr>
          <w:rFonts w:ascii="Calibri" w:hAnsi="Calibri" w:cs="Calibri"/>
          <w:lang w:eastAsia="en-CA"/>
        </w:rPr>
        <w:t>Date</w:t>
      </w:r>
    </w:p>
    <w:p w:rsidR="00564C1D" w:rsidP="00564C1D" w:rsidRDefault="00564C1D" w14:paraId="451FB750" w14:textId="77777777">
      <w:pPr>
        <w:spacing w:after="0"/>
        <w:rPr>
          <w:rFonts w:ascii="Calibri" w:hAnsi="Calibri" w:cs="Calibri"/>
          <w:lang w:eastAsia="en-CA"/>
        </w:rPr>
      </w:pPr>
    </w:p>
    <w:p w:rsidR="00564C1D" w:rsidP="00391A87" w:rsidRDefault="00564C1D" w14:paraId="6CC84097" w14:textId="77777777">
      <w:pPr>
        <w:pBdr>
          <w:bottom w:val="single" w:color="auto" w:sz="4" w:space="1"/>
        </w:pBdr>
        <w:spacing w:after="0"/>
        <w:rPr>
          <w:rFonts w:ascii="Calibri" w:hAnsi="Calibri" w:cs="Calibri"/>
          <w:lang w:eastAsia="en-CA"/>
        </w:rPr>
      </w:pPr>
    </w:p>
    <w:p w:rsidRPr="0029789F" w:rsidR="00564C1D" w:rsidP="00564C1D" w:rsidRDefault="00564C1D" w14:paraId="5962DA76" w14:textId="77777777">
      <w:pPr>
        <w:spacing w:after="0"/>
        <w:rPr>
          <w:rFonts w:ascii="Calibri" w:hAnsi="Calibri" w:cs="Calibri"/>
          <w:lang w:eastAsia="en-CA"/>
        </w:rPr>
      </w:pPr>
      <w:r>
        <w:rPr>
          <w:rFonts w:ascii="Calibri" w:hAnsi="Calibri" w:cs="Calibri"/>
          <w:lang w:eastAsia="en-CA"/>
        </w:rPr>
        <w:t xml:space="preserve">Signature: Dean, </w:t>
      </w:r>
      <w:r w:rsidRPr="0029789F">
        <w:rPr>
          <w:rFonts w:ascii="Calibri" w:hAnsi="Calibri" w:cs="Calibri"/>
          <w:lang w:eastAsia="en-CA"/>
        </w:rPr>
        <w:t>Lili Liu, Dean</w:t>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 xml:space="preserve"> </w:t>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Date</w:t>
      </w:r>
    </w:p>
    <w:p w:rsidRPr="00736ABC" w:rsidR="00564C1D" w:rsidP="00564C1D" w:rsidRDefault="00564C1D" w14:paraId="4063D994" w14:textId="77777777">
      <w:pPr>
        <w:spacing w:before="240" w:after="0"/>
        <w:rPr>
          <w:rFonts w:ascii="Calibri" w:hAnsi="Calibri" w:cs="Calibri"/>
          <w:sz w:val="20"/>
          <w:szCs w:val="20"/>
          <w:lang w:eastAsia="en-CA"/>
        </w:rPr>
      </w:pPr>
      <w:r w:rsidRPr="00736ABC">
        <w:rPr>
          <w:rFonts w:ascii="Calibri" w:hAnsi="Calibri" w:cs="Calibri"/>
          <w:b/>
          <w:sz w:val="20"/>
          <w:szCs w:val="20"/>
          <w:u w:val="single"/>
          <w:lang w:eastAsia="en-CA"/>
        </w:rPr>
        <w:t>Note to Faculty Member</w:t>
      </w:r>
      <w:r w:rsidRPr="00736ABC">
        <w:rPr>
          <w:rFonts w:ascii="Calibri" w:hAnsi="Calibri" w:cs="Calibri"/>
          <w:sz w:val="20"/>
          <w:szCs w:val="20"/>
          <w:lang w:eastAsia="en-CA"/>
        </w:rPr>
        <w:t>: Please sign below to indicate that you have seen the assessment and the Chair's (or Dean’s) comments. If you would like to discuss your assessment, please contact the above Chair/Director (Dean) during the next week. If you wish to record any observations with respect to the recommendation or comments, you may attach a statement to this form.  Please refer to the Memorandum of Agreement for more information.</w:t>
      </w:r>
    </w:p>
    <w:p w:rsidRPr="0029789F" w:rsidR="00564C1D" w:rsidP="00564C1D" w:rsidRDefault="00564C1D" w14:paraId="545730F0" w14:textId="54466BC4">
      <w:pPr>
        <w:spacing w:after="0"/>
        <w:rPr>
          <w:rFonts w:ascii="Calibri" w:hAnsi="Calibri" w:cs="Calibri"/>
          <w:b/>
          <w:lang w:eastAsia="en-CA"/>
        </w:rPr>
      </w:pPr>
      <w:r w:rsidRPr="0029789F">
        <w:rPr>
          <w:rFonts w:ascii="Calibri" w:hAnsi="Calibri" w:cs="Calibri"/>
          <w:b/>
          <w:lang w:eastAsia="en-CA"/>
        </w:rPr>
        <w:t>_________________________________</w:t>
      </w:r>
      <w:r w:rsidRPr="0029789F">
        <w:rPr>
          <w:rFonts w:ascii="Calibri" w:hAnsi="Calibri" w:cs="Calibri"/>
          <w:b/>
          <w:lang w:eastAsia="en-CA"/>
        </w:rPr>
        <w:tab/>
      </w:r>
      <w:r w:rsidRPr="0029789F">
        <w:rPr>
          <w:rFonts w:ascii="Calibri" w:hAnsi="Calibri" w:cs="Calibri"/>
          <w:b/>
          <w:lang w:eastAsia="en-CA"/>
        </w:rPr>
        <w:tab/>
      </w:r>
      <w:r w:rsidRPr="0029789F">
        <w:rPr>
          <w:rFonts w:ascii="Calibri" w:hAnsi="Calibri" w:cs="Calibri"/>
          <w:b/>
          <w:lang w:eastAsia="en-CA"/>
        </w:rPr>
        <w:t>_______________________________</w:t>
      </w:r>
    </w:p>
    <w:p w:rsidR="00391A87" w:rsidP="00564C1D" w:rsidRDefault="00564C1D" w14:paraId="593A2982" w14:textId="5209CF64">
      <w:pPr>
        <w:rPr>
          <w:rFonts w:ascii="Calibri" w:hAnsi="Calibri" w:cs="Calibri"/>
          <w:lang w:eastAsia="en-CA"/>
        </w:rPr>
      </w:pPr>
      <w:r w:rsidRPr="0029789F">
        <w:rPr>
          <w:rFonts w:ascii="Calibri" w:hAnsi="Calibri" w:cs="Calibri"/>
          <w:lang w:eastAsia="en-CA"/>
        </w:rPr>
        <w:t>Faculty Member’s Signature</w:t>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ab/>
      </w:r>
      <w:r w:rsidRPr="0029789F">
        <w:rPr>
          <w:rFonts w:ascii="Calibri" w:hAnsi="Calibri" w:cs="Calibri"/>
          <w:lang w:eastAsia="en-CA"/>
        </w:rPr>
        <w:t>Date</w:t>
      </w:r>
    </w:p>
    <w:p w:rsidRPr="0044136C" w:rsidR="009B03E6" w:rsidP="006443A2" w:rsidRDefault="00564C1D" w14:paraId="19B4AE73" w14:textId="17666807">
      <w:pPr>
        <w:spacing w:after="0" w:line="240" w:lineRule="auto"/>
        <w:jc w:val="center"/>
        <w:rPr>
          <w:rFonts w:cstheme="minorHAnsi"/>
          <w:sz w:val="20"/>
          <w:szCs w:val="20"/>
        </w:rPr>
      </w:pPr>
      <w:r w:rsidRPr="0044136C">
        <w:rPr>
          <w:rFonts w:ascii="Calibri" w:hAnsi="Calibri" w:cs="Calibri"/>
          <w:b/>
          <w:sz w:val="20"/>
          <w:szCs w:val="20"/>
          <w:u w:val="single"/>
          <w:lang w:val="en-GB"/>
        </w:rPr>
        <w:t>Please sign and return original to the Dean. Keep a copy for your file</w:t>
      </w:r>
    </w:p>
    <w:sectPr w:rsidRPr="0044136C" w:rsidR="009B03E6" w:rsidSect="00D227A3">
      <w:footerReference w:type="default" r:id="rId13"/>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65016" w:rsidP="005C787C" w:rsidRDefault="00C65016" w14:paraId="46036732" w14:textId="77777777">
      <w:pPr>
        <w:spacing w:after="0" w:line="240" w:lineRule="auto"/>
      </w:pPr>
      <w:r>
        <w:separator/>
      </w:r>
    </w:p>
  </w:endnote>
  <w:endnote w:type="continuationSeparator" w:id="0">
    <w:p w:rsidR="00C65016" w:rsidP="005C787C" w:rsidRDefault="00C65016" w14:paraId="4BBC0916" w14:textId="77777777">
      <w:pPr>
        <w:spacing w:after="0" w:line="240" w:lineRule="auto"/>
      </w:pPr>
      <w:r>
        <w:continuationSeparator/>
      </w:r>
    </w:p>
  </w:endnote>
  <w:endnote w:type="continuationNotice" w:id="1">
    <w:p w:rsidR="00C65016" w:rsidRDefault="00C65016" w14:paraId="56153BF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17A18" w:rsidR="001D13CE" w:rsidP="00A910C4" w:rsidRDefault="00A910C4" w14:paraId="41B4949B" w14:textId="5D29C180">
    <w:pPr>
      <w:pStyle w:val="Footer"/>
      <w:jc w:val="center"/>
      <w:rPr>
        <w:rFonts w:ascii="Times New Roman" w:hAnsi="Times New Roman" w:cs="Times New Roman"/>
        <w:noProof/>
      </w:rPr>
    </w:pPr>
    <w:r w:rsidRPr="00A910C4">
      <w:rPr>
        <w:rFonts w:ascii="Times New Roman" w:hAnsi="Times New Roman" w:cs="Times New Roman"/>
        <w:noProof/>
      </w:rPr>
      <w:ptab w:alignment="center" w:relativeTo="margin" w:leader="none"/>
    </w:r>
    <w:r>
      <w:rPr>
        <w:rFonts w:ascii="Times New Roman" w:hAnsi="Times New Roman" w:cs="Times New Roman"/>
        <w:noProof/>
      </w:rPr>
      <w:fldChar w:fldCharType="begin"/>
    </w:r>
    <w:r>
      <w:rPr>
        <w:rFonts w:ascii="Times New Roman" w:hAnsi="Times New Roman" w:cs="Times New Roman"/>
        <w:noProof/>
      </w:rPr>
      <w:instrText xml:space="preserve"> PAGE  \* Arabic  \* MERGEFORMAT </w:instrText>
    </w:r>
    <w:r>
      <w:rPr>
        <w:rFonts w:ascii="Times New Roman" w:hAnsi="Times New Roman" w:cs="Times New Roman"/>
        <w:noProof/>
      </w:rPr>
      <w:fldChar w:fldCharType="separate"/>
    </w:r>
    <w:r w:rsidR="00F14128">
      <w:rPr>
        <w:rFonts w:ascii="Times New Roman" w:hAnsi="Times New Roman" w:cs="Times New Roman"/>
        <w:noProof/>
      </w:rPr>
      <w:t>5</w:t>
    </w:r>
    <w:r>
      <w:rPr>
        <w:rFonts w:ascii="Times New Roman" w:hAnsi="Times New Roman" w:cs="Times New Roman"/>
        <w:noProof/>
      </w:rPr>
      <w:fldChar w:fldCharType="end"/>
    </w:r>
    <w:r w:rsidRPr="00A910C4">
      <w:rPr>
        <w:rFonts w:ascii="Times New Roman" w:hAnsi="Times New Roman" w:cs="Times New Roman"/>
        <w:noProof/>
      </w:rPr>
      <w:ptab w:alignment="right" w:relativeTo="margin" w:leader="none"/>
    </w:r>
    <w:r>
      <w:rPr>
        <w:rFonts w:ascii="Times New Roman" w:hAnsi="Times New Roman" w:cs="Times New Roman"/>
        <w:noProof/>
      </w:rPr>
      <w:t xml:space="preserve">Updated </w:t>
    </w:r>
    <w:r w:rsidRPr="00217A18" w:rsidR="00217A18">
      <w:rPr>
        <w:rFonts w:ascii="Times New Roman" w:hAnsi="Times New Roman" w:cs="Times New Roman"/>
        <w:noProof/>
      </w:rPr>
      <w:t>October 25, 2024</w:t>
    </w:r>
  </w:p>
  <w:p w:rsidRPr="00FC19FB" w:rsidR="00AA4213" w:rsidP="00A910C4" w:rsidRDefault="008727EE" w14:paraId="7A3B6560" w14:textId="55B08BFB">
    <w:pPr>
      <w:pStyle w:val="Footer"/>
      <w:jc w:val="center"/>
      <w:rPr>
        <w:rFonts w:ascii="Times New Roman" w:hAnsi="Times New Roman" w:cs="Times New Roman"/>
        <w:noProof/>
        <w:color w:val="A6A6A6" w:themeColor="background1" w:themeShade="A6"/>
        <w:sz w:val="16"/>
        <w:szCs w:val="16"/>
      </w:rPr>
    </w:pPr>
    <w:r w:rsidRPr="00FC19FB">
      <w:rPr>
        <w:rFonts w:ascii="Times New Roman" w:hAnsi="Times New Roman" w:cs="Times New Roman"/>
        <w:noProof/>
        <w:color w:val="A6A6A6" w:themeColor="background1" w:themeShade="A6"/>
        <w:sz w:val="16"/>
        <w:szCs w:val="16"/>
      </w:rPr>
      <w:t>C</w:t>
    </w:r>
    <w:r w:rsidRPr="00FC19FB" w:rsidR="00AA4213">
      <w:rPr>
        <w:rFonts w:ascii="Times New Roman" w:hAnsi="Times New Roman" w:cs="Times New Roman"/>
        <w:noProof/>
        <w:color w:val="A6A6A6" w:themeColor="background1" w:themeShade="A6"/>
        <w:sz w:val="16"/>
        <w:szCs w:val="16"/>
      </w:rPr>
      <w:t xml:space="preserve">hanges </w:t>
    </w:r>
    <w:r w:rsidRPr="00FC19FB">
      <w:rPr>
        <w:rFonts w:ascii="Times New Roman" w:hAnsi="Times New Roman" w:cs="Times New Roman"/>
        <w:noProof/>
        <w:color w:val="A6A6A6" w:themeColor="background1" w:themeShade="A6"/>
        <w:sz w:val="16"/>
        <w:szCs w:val="16"/>
      </w:rPr>
      <w:t>approved at Faculty Council on O</w:t>
    </w:r>
    <w:r w:rsidRPr="00FC19FB" w:rsidR="00AA4213">
      <w:rPr>
        <w:rFonts w:ascii="Times New Roman" w:hAnsi="Times New Roman" w:cs="Times New Roman"/>
        <w:noProof/>
        <w:color w:val="A6A6A6" w:themeColor="background1" w:themeShade="A6"/>
        <w:sz w:val="16"/>
        <w:szCs w:val="16"/>
      </w:rPr>
      <w:t>ctober 25, 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C787C" w:rsidR="00564C1D" w:rsidRDefault="00564C1D" w14:paraId="44DFEC9B" w14:textId="77777777">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C787C" w:rsidR="00782EFD" w:rsidRDefault="00782EFD" w14:paraId="27852C38" w14:textId="77777777">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65016" w:rsidP="005C787C" w:rsidRDefault="00C65016" w14:paraId="17932372" w14:textId="77777777">
      <w:pPr>
        <w:spacing w:after="0" w:line="240" w:lineRule="auto"/>
      </w:pPr>
      <w:r>
        <w:separator/>
      </w:r>
    </w:p>
  </w:footnote>
  <w:footnote w:type="continuationSeparator" w:id="0">
    <w:p w:rsidR="00C65016" w:rsidP="005C787C" w:rsidRDefault="00C65016" w14:paraId="2269EFDB" w14:textId="77777777">
      <w:pPr>
        <w:spacing w:after="0" w:line="240" w:lineRule="auto"/>
      </w:pPr>
      <w:r>
        <w:continuationSeparator/>
      </w:r>
    </w:p>
  </w:footnote>
  <w:footnote w:type="continuationNotice" w:id="1">
    <w:p w:rsidR="00C65016" w:rsidRDefault="00C65016" w14:paraId="47E6DA97" w14:textId="77777777">
      <w:pPr>
        <w:spacing w:after="0" w:line="240" w:lineRule="auto"/>
      </w:pPr>
    </w:p>
  </w:footnote>
  <w:footnote w:id="2">
    <w:p w:rsidRPr="00A910C4" w:rsidR="00DA28E7" w:rsidP="00A910C4" w:rsidRDefault="00DA28E7" w14:paraId="0BA45544" w14:textId="0FAC82B9">
      <w:pPr>
        <w:rPr>
          <w:rFonts w:ascii="Times New Roman" w:hAnsi="Times New Roman" w:cs="Times New Roman"/>
          <w:b/>
          <w:sz w:val="18"/>
          <w:szCs w:val="18"/>
          <w:u w:val="single"/>
        </w:rPr>
      </w:pPr>
      <w:r>
        <w:rPr>
          <w:rStyle w:val="FootnoteReference"/>
        </w:rPr>
        <w:footnoteRef/>
      </w:r>
      <w:r>
        <w:t xml:space="preserve"> </w:t>
      </w:r>
      <w:r w:rsidRPr="00955F37">
        <w:rPr>
          <w:rFonts w:ascii="Times New Roman" w:hAnsi="Times New Roman" w:cs="Times New Roman"/>
          <w:sz w:val="18"/>
          <w:szCs w:val="18"/>
        </w:rPr>
        <w:t xml:space="preserve">A member who does not submit the required documentation by the specified deadline, normally will receive an overall rating of at most 0.5 as specified in </w:t>
      </w:r>
      <w:proofErr w:type="spellStart"/>
      <w:r w:rsidRPr="00955F37">
        <w:rPr>
          <w:rFonts w:ascii="Times New Roman" w:hAnsi="Times New Roman" w:cs="Times New Roman"/>
          <w:sz w:val="18"/>
          <w:szCs w:val="18"/>
        </w:rPr>
        <w:t>MoA</w:t>
      </w:r>
      <w:proofErr w:type="spellEnd"/>
      <w:r w:rsidRPr="00955F37">
        <w:rPr>
          <w:rFonts w:ascii="Times New Roman" w:hAnsi="Times New Roman" w:cs="Times New Roman"/>
          <w:sz w:val="18"/>
          <w:szCs w:val="18"/>
        </w:rPr>
        <w:t xml:space="preserve"> </w:t>
      </w:r>
      <w:r w:rsidRPr="00955F37" w:rsidR="00205FBF">
        <w:rPr>
          <w:rFonts w:ascii="Times New Roman" w:hAnsi="Times New Roman" w:cs="Times New Roman"/>
          <w:sz w:val="18"/>
          <w:szCs w:val="18"/>
        </w:rPr>
        <w:t>13.5.3.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5">
    <w:nsid w:val="9c00c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6835e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9706B9"/>
    <w:multiLevelType w:val="hybridMultilevel"/>
    <w:tmpl w:val="1E8A16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434136"/>
    <w:multiLevelType w:val="hybridMultilevel"/>
    <w:tmpl w:val="648CC8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16FA9"/>
    <w:multiLevelType w:val="hybridMultilevel"/>
    <w:tmpl w:val="DBB67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07688"/>
    <w:multiLevelType w:val="hybridMultilevel"/>
    <w:tmpl w:val="D2E895BC"/>
    <w:lvl w:ilvl="0" w:tplc="0386AD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46252A"/>
    <w:multiLevelType w:val="hybridMultilevel"/>
    <w:tmpl w:val="0F6E7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112B2"/>
    <w:multiLevelType w:val="multilevel"/>
    <w:tmpl w:val="758E569A"/>
    <w:lvl w:ilvl="0">
      <w:start w:val="2"/>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A29519A"/>
    <w:multiLevelType w:val="hybridMultilevel"/>
    <w:tmpl w:val="B6E4FAC6"/>
    <w:lvl w:ilvl="0" w:tplc="04090001">
      <w:start w:val="1"/>
      <w:numFmt w:val="bullet"/>
      <w:lvlText w:val=""/>
      <w:lvlJc w:val="left"/>
      <w:pPr>
        <w:ind w:left="1080" w:hanging="360"/>
      </w:pPr>
      <w:rPr>
        <w:rFonts w:hint="default" w:ascii="Symbol" w:hAnsi="Symbol"/>
      </w:rPr>
    </w:lvl>
    <w:lvl w:ilvl="1" w:tplc="FFFFFFFF">
      <w:start w:val="1"/>
      <w:numFmt w:val="bullet"/>
      <w:lvlText w:val=""/>
      <w:lvlJc w:val="left"/>
      <w:pPr>
        <w:ind w:left="1800" w:hanging="360"/>
      </w:pPr>
      <w:rPr>
        <w:rFonts w:hint="default" w:ascii="Symbol" w:hAnsi="Symbol"/>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0AE644B"/>
    <w:multiLevelType w:val="hybridMultilevel"/>
    <w:tmpl w:val="AA643A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66533D"/>
    <w:multiLevelType w:val="hybridMultilevel"/>
    <w:tmpl w:val="373E949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23B17414"/>
    <w:multiLevelType w:val="hybridMultilevel"/>
    <w:tmpl w:val="D0DE728E"/>
    <w:lvl w:ilvl="0" w:tplc="B06CCA7A">
      <w:start w:val="2"/>
      <w:numFmt w:val="decimal"/>
      <w:lvlText w:val="%1."/>
      <w:lvlJc w:val="left"/>
      <w:pPr>
        <w:ind w:left="36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773"/>
    <w:multiLevelType w:val="multilevel"/>
    <w:tmpl w:val="F1C4AF7E"/>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11" w15:restartNumberingAfterBreak="0">
    <w:nsid w:val="2B3544D9"/>
    <w:multiLevelType w:val="multilevel"/>
    <w:tmpl w:val="EFD8BAA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2" w15:restartNumberingAfterBreak="0">
    <w:nsid w:val="3E9174F8"/>
    <w:multiLevelType w:val="hybridMultilevel"/>
    <w:tmpl w:val="5B683C6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5075E2B"/>
    <w:multiLevelType w:val="hybridMultilevel"/>
    <w:tmpl w:val="B894B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4C5BAB"/>
    <w:multiLevelType w:val="multilevel"/>
    <w:tmpl w:val="D7D0F290"/>
    <w:lvl w:ilvl="0">
      <w:start w:val="2"/>
      <w:numFmt w:val="decimal"/>
      <w:lvlText w:val="%1."/>
      <w:lvlJc w:val="left"/>
      <w:pPr>
        <w:ind w:left="360" w:hanging="360"/>
      </w:pPr>
      <w:rPr>
        <w:rFonts w:hint="default"/>
        <w:b/>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55641F8A"/>
    <w:multiLevelType w:val="hybridMultilevel"/>
    <w:tmpl w:val="B4EEB420"/>
    <w:lvl w:ilvl="0" w:tplc="E2F44BFE">
      <w:start w:val="1"/>
      <w:numFmt w:val="decimal"/>
      <w:lvlText w:val="%1."/>
      <w:lvlJc w:val="left"/>
      <w:pPr>
        <w:ind w:left="1080" w:hanging="360"/>
      </w:pPr>
      <w:rPr>
        <w:rFonts w:hint="default" w:eastAsia="Calibr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9872B8"/>
    <w:multiLevelType w:val="hybridMultilevel"/>
    <w:tmpl w:val="9AD44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A4EFA"/>
    <w:multiLevelType w:val="hybridMultilevel"/>
    <w:tmpl w:val="4E1AB13A"/>
    <w:lvl w:ilvl="0" w:tplc="AA62F3B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51D5820"/>
    <w:multiLevelType w:val="hybridMultilevel"/>
    <w:tmpl w:val="149CF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8E0233"/>
    <w:multiLevelType w:val="hybridMultilevel"/>
    <w:tmpl w:val="9D6835AC"/>
    <w:lvl w:ilvl="0" w:tplc="B2B441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A824887"/>
    <w:multiLevelType w:val="multilevel"/>
    <w:tmpl w:val="B6046F2A"/>
    <w:lvl w:ilvl="0">
      <w:start w:val="4"/>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E521587"/>
    <w:multiLevelType w:val="hybridMultilevel"/>
    <w:tmpl w:val="303025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0519E1"/>
    <w:multiLevelType w:val="hybridMultilevel"/>
    <w:tmpl w:val="2BBE9C66"/>
    <w:lvl w:ilvl="0" w:tplc="CB8648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9E15DA"/>
    <w:multiLevelType w:val="multilevel"/>
    <w:tmpl w:val="0B3C41B0"/>
    <w:lvl w:ilvl="0">
      <w:start w:val="1"/>
      <w:numFmt w:val="decimal"/>
      <w:lvlText w:val="%1."/>
      <w:lvlJc w:val="left"/>
      <w:pPr>
        <w:ind w:left="360" w:hanging="360"/>
      </w:pPr>
      <w:rPr>
        <w:rFonts w:hint="default" w:ascii="Calibri" w:hAnsi="Calibri" w:eastAsia="Calibri" w:cs="Calibri"/>
      </w:rPr>
    </w:lvl>
    <w:lvl w:ilvl="1">
      <w:start w:val="1"/>
      <w:numFmt w:val="decimal"/>
      <w:lvlText w:val="%1.%2."/>
      <w:lvlJc w:val="left"/>
      <w:pPr>
        <w:ind w:left="360" w:hanging="360"/>
      </w:pPr>
      <w:rPr>
        <w:rFonts w:hint="default" w:ascii="Calibri" w:hAnsi="Calibri" w:eastAsia="Calibri" w:cs="Calibri"/>
      </w:rPr>
    </w:lvl>
    <w:lvl w:ilvl="2">
      <w:start w:val="1"/>
      <w:numFmt w:val="decimal"/>
      <w:lvlText w:val="%1.%2.%3."/>
      <w:lvlJc w:val="left"/>
      <w:pPr>
        <w:ind w:left="720" w:hanging="720"/>
      </w:pPr>
      <w:rPr>
        <w:rFonts w:hint="default" w:ascii="Calibri" w:hAnsi="Calibri" w:eastAsia="Calibri" w:cs="Calibri"/>
      </w:rPr>
    </w:lvl>
    <w:lvl w:ilvl="3">
      <w:start w:val="1"/>
      <w:numFmt w:val="decimal"/>
      <w:lvlText w:val="%1.%2.%3.%4."/>
      <w:lvlJc w:val="left"/>
      <w:pPr>
        <w:ind w:left="720" w:hanging="720"/>
      </w:pPr>
      <w:rPr>
        <w:rFonts w:hint="default" w:ascii="Calibri" w:hAnsi="Calibri" w:eastAsia="Calibri" w:cs="Calibri"/>
      </w:rPr>
    </w:lvl>
    <w:lvl w:ilvl="4">
      <w:start w:val="1"/>
      <w:numFmt w:val="decimal"/>
      <w:lvlText w:val="%1.%2.%3.%4.%5."/>
      <w:lvlJc w:val="left"/>
      <w:pPr>
        <w:ind w:left="1080" w:hanging="1080"/>
      </w:pPr>
      <w:rPr>
        <w:rFonts w:hint="default" w:ascii="Calibri" w:hAnsi="Calibri" w:eastAsia="Calibri" w:cs="Calibri"/>
      </w:rPr>
    </w:lvl>
    <w:lvl w:ilvl="5">
      <w:start w:val="1"/>
      <w:numFmt w:val="decimal"/>
      <w:lvlText w:val="%1.%2.%3.%4.%5.%6."/>
      <w:lvlJc w:val="left"/>
      <w:pPr>
        <w:ind w:left="1080" w:hanging="1080"/>
      </w:pPr>
      <w:rPr>
        <w:rFonts w:hint="default" w:ascii="Calibri" w:hAnsi="Calibri" w:eastAsia="Calibri" w:cs="Calibri"/>
      </w:rPr>
    </w:lvl>
    <w:lvl w:ilvl="6">
      <w:start w:val="1"/>
      <w:numFmt w:val="decimal"/>
      <w:lvlText w:val="%1.%2.%3.%4.%5.%6.%7."/>
      <w:lvlJc w:val="left"/>
      <w:pPr>
        <w:ind w:left="1440" w:hanging="1440"/>
      </w:pPr>
      <w:rPr>
        <w:rFonts w:hint="default" w:ascii="Calibri" w:hAnsi="Calibri" w:eastAsia="Calibri" w:cs="Calibri"/>
      </w:rPr>
    </w:lvl>
    <w:lvl w:ilvl="7">
      <w:start w:val="1"/>
      <w:numFmt w:val="decimal"/>
      <w:lvlText w:val="%1.%2.%3.%4.%5.%6.%7.%8."/>
      <w:lvlJc w:val="left"/>
      <w:pPr>
        <w:ind w:left="1440" w:hanging="1440"/>
      </w:pPr>
      <w:rPr>
        <w:rFonts w:hint="default" w:ascii="Calibri" w:hAnsi="Calibri" w:eastAsia="Calibri" w:cs="Calibri"/>
      </w:rPr>
    </w:lvl>
    <w:lvl w:ilvl="8">
      <w:start w:val="1"/>
      <w:numFmt w:val="decimal"/>
      <w:lvlText w:val="%1.%2.%3.%4.%5.%6.%7.%8.%9."/>
      <w:lvlJc w:val="left"/>
      <w:pPr>
        <w:ind w:left="1800" w:hanging="1800"/>
      </w:pPr>
      <w:rPr>
        <w:rFonts w:hint="default" w:ascii="Calibri" w:hAnsi="Calibri" w:eastAsia="Calibri" w:cs="Calibri"/>
      </w:rPr>
    </w:lvl>
  </w:abstractNum>
  <w:num w:numId="26">
    <w:abstractNumId w:val="25"/>
  </w:num>
  <w:num w:numId="25">
    <w:abstractNumId w:val="24"/>
  </w:num>
  <w:num w:numId="1" w16cid:durableId="748503022">
    <w:abstractNumId w:val="17"/>
  </w:num>
  <w:num w:numId="2" w16cid:durableId="578835171">
    <w:abstractNumId w:val="5"/>
  </w:num>
  <w:num w:numId="3" w16cid:durableId="2011445602">
    <w:abstractNumId w:val="14"/>
  </w:num>
  <w:num w:numId="4" w16cid:durableId="1021973618">
    <w:abstractNumId w:val="9"/>
  </w:num>
  <w:num w:numId="5" w16cid:durableId="1592425534">
    <w:abstractNumId w:val="21"/>
  </w:num>
  <w:num w:numId="6" w16cid:durableId="1844858691">
    <w:abstractNumId w:val="3"/>
  </w:num>
  <w:num w:numId="7" w16cid:durableId="1819956481">
    <w:abstractNumId w:val="19"/>
  </w:num>
  <w:num w:numId="8" w16cid:durableId="735933631">
    <w:abstractNumId w:val="15"/>
  </w:num>
  <w:num w:numId="9" w16cid:durableId="1238173175">
    <w:abstractNumId w:val="18"/>
  </w:num>
  <w:num w:numId="10" w16cid:durableId="753815553">
    <w:abstractNumId w:val="4"/>
  </w:num>
  <w:num w:numId="11" w16cid:durableId="1738015757">
    <w:abstractNumId w:val="2"/>
  </w:num>
  <w:num w:numId="12" w16cid:durableId="1948461868">
    <w:abstractNumId w:val="7"/>
  </w:num>
  <w:num w:numId="13" w16cid:durableId="1187602580">
    <w:abstractNumId w:val="0"/>
  </w:num>
  <w:num w:numId="14" w16cid:durableId="525019305">
    <w:abstractNumId w:val="16"/>
  </w:num>
  <w:num w:numId="15" w16cid:durableId="2067800834">
    <w:abstractNumId w:val="13"/>
  </w:num>
  <w:num w:numId="16" w16cid:durableId="159734340">
    <w:abstractNumId w:val="22"/>
  </w:num>
  <w:num w:numId="17" w16cid:durableId="465122467">
    <w:abstractNumId w:val="1"/>
  </w:num>
  <w:num w:numId="18" w16cid:durableId="382753398">
    <w:abstractNumId w:val="20"/>
  </w:num>
  <w:num w:numId="19" w16cid:durableId="10765851">
    <w:abstractNumId w:val="23"/>
  </w:num>
  <w:num w:numId="20" w16cid:durableId="1546602828">
    <w:abstractNumId w:val="6"/>
  </w:num>
  <w:num w:numId="21" w16cid:durableId="966425645">
    <w:abstractNumId w:val="8"/>
  </w:num>
  <w:num w:numId="22" w16cid:durableId="1414084695">
    <w:abstractNumId w:val="12"/>
  </w:num>
  <w:num w:numId="23" w16cid:durableId="2082554287">
    <w:abstractNumId w:val="10"/>
  </w:num>
  <w:num w:numId="24" w16cid:durableId="44644436">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4D1"/>
    <w:rsid w:val="00000317"/>
    <w:rsid w:val="00000C72"/>
    <w:rsid w:val="00002F8D"/>
    <w:rsid w:val="000031A0"/>
    <w:rsid w:val="00007E30"/>
    <w:rsid w:val="00010B63"/>
    <w:rsid w:val="00012564"/>
    <w:rsid w:val="00013306"/>
    <w:rsid w:val="0001371A"/>
    <w:rsid w:val="00013C64"/>
    <w:rsid w:val="00026D5D"/>
    <w:rsid w:val="000274A7"/>
    <w:rsid w:val="00031500"/>
    <w:rsid w:val="00035154"/>
    <w:rsid w:val="00035755"/>
    <w:rsid w:val="00041948"/>
    <w:rsid w:val="00042583"/>
    <w:rsid w:val="0004333A"/>
    <w:rsid w:val="00043A92"/>
    <w:rsid w:val="000454EF"/>
    <w:rsid w:val="000512A1"/>
    <w:rsid w:val="00052CEE"/>
    <w:rsid w:val="00053F1E"/>
    <w:rsid w:val="00054B22"/>
    <w:rsid w:val="00056784"/>
    <w:rsid w:val="0006564F"/>
    <w:rsid w:val="0007410F"/>
    <w:rsid w:val="000746C0"/>
    <w:rsid w:val="00074CFC"/>
    <w:rsid w:val="00075B25"/>
    <w:rsid w:val="00075F40"/>
    <w:rsid w:val="000767D1"/>
    <w:rsid w:val="00076C25"/>
    <w:rsid w:val="00077446"/>
    <w:rsid w:val="00092D49"/>
    <w:rsid w:val="00094E80"/>
    <w:rsid w:val="00095AAB"/>
    <w:rsid w:val="00096728"/>
    <w:rsid w:val="00097FA1"/>
    <w:rsid w:val="000A0CC5"/>
    <w:rsid w:val="000A11D8"/>
    <w:rsid w:val="000A4A59"/>
    <w:rsid w:val="000A4E3E"/>
    <w:rsid w:val="000A50C5"/>
    <w:rsid w:val="000B230B"/>
    <w:rsid w:val="000B39BD"/>
    <w:rsid w:val="000B3C3D"/>
    <w:rsid w:val="000B5B6F"/>
    <w:rsid w:val="000B5D3D"/>
    <w:rsid w:val="000B6D04"/>
    <w:rsid w:val="000D5A1D"/>
    <w:rsid w:val="000D6AF2"/>
    <w:rsid w:val="000D7A6A"/>
    <w:rsid w:val="000E10E8"/>
    <w:rsid w:val="000E3A6B"/>
    <w:rsid w:val="000E43DE"/>
    <w:rsid w:val="000E6470"/>
    <w:rsid w:val="000F1572"/>
    <w:rsid w:val="000F2049"/>
    <w:rsid w:val="000F539E"/>
    <w:rsid w:val="00100C63"/>
    <w:rsid w:val="00100F1A"/>
    <w:rsid w:val="00101050"/>
    <w:rsid w:val="0010157D"/>
    <w:rsid w:val="00104C0F"/>
    <w:rsid w:val="00104F2A"/>
    <w:rsid w:val="00111441"/>
    <w:rsid w:val="00111973"/>
    <w:rsid w:val="00112192"/>
    <w:rsid w:val="001124D1"/>
    <w:rsid w:val="001172BB"/>
    <w:rsid w:val="001235C0"/>
    <w:rsid w:val="00125BFF"/>
    <w:rsid w:val="001266D8"/>
    <w:rsid w:val="0012688C"/>
    <w:rsid w:val="00130BBB"/>
    <w:rsid w:val="001375AC"/>
    <w:rsid w:val="00145474"/>
    <w:rsid w:val="0014609E"/>
    <w:rsid w:val="00151E0D"/>
    <w:rsid w:val="00152ECF"/>
    <w:rsid w:val="001565D6"/>
    <w:rsid w:val="0016332E"/>
    <w:rsid w:val="00165762"/>
    <w:rsid w:val="001663AA"/>
    <w:rsid w:val="00167B2E"/>
    <w:rsid w:val="001743C5"/>
    <w:rsid w:val="001759DE"/>
    <w:rsid w:val="00176BC5"/>
    <w:rsid w:val="0017719C"/>
    <w:rsid w:val="001835D0"/>
    <w:rsid w:val="0018504C"/>
    <w:rsid w:val="00187E5D"/>
    <w:rsid w:val="00190CFE"/>
    <w:rsid w:val="00196881"/>
    <w:rsid w:val="001A1232"/>
    <w:rsid w:val="001A4426"/>
    <w:rsid w:val="001A610D"/>
    <w:rsid w:val="001B04AE"/>
    <w:rsid w:val="001B05E8"/>
    <w:rsid w:val="001B1754"/>
    <w:rsid w:val="001B2C99"/>
    <w:rsid w:val="001B64F5"/>
    <w:rsid w:val="001C2081"/>
    <w:rsid w:val="001C3107"/>
    <w:rsid w:val="001C546C"/>
    <w:rsid w:val="001D13CE"/>
    <w:rsid w:val="001D3041"/>
    <w:rsid w:val="001D67B4"/>
    <w:rsid w:val="001D6874"/>
    <w:rsid w:val="001E3379"/>
    <w:rsid w:val="001E4FBC"/>
    <w:rsid w:val="001E518A"/>
    <w:rsid w:val="001E52AB"/>
    <w:rsid w:val="001F36B1"/>
    <w:rsid w:val="001F3DD4"/>
    <w:rsid w:val="001F414F"/>
    <w:rsid w:val="001F7EFC"/>
    <w:rsid w:val="0020104E"/>
    <w:rsid w:val="0020291F"/>
    <w:rsid w:val="00203CBB"/>
    <w:rsid w:val="00205FBF"/>
    <w:rsid w:val="00210681"/>
    <w:rsid w:val="00211675"/>
    <w:rsid w:val="00212F0D"/>
    <w:rsid w:val="002134C1"/>
    <w:rsid w:val="00214966"/>
    <w:rsid w:val="00214972"/>
    <w:rsid w:val="00217A18"/>
    <w:rsid w:val="00226406"/>
    <w:rsid w:val="002274EC"/>
    <w:rsid w:val="002420AE"/>
    <w:rsid w:val="0025214E"/>
    <w:rsid w:val="00260E96"/>
    <w:rsid w:val="002623DF"/>
    <w:rsid w:val="00265F85"/>
    <w:rsid w:val="0027197F"/>
    <w:rsid w:val="00275964"/>
    <w:rsid w:val="00276D74"/>
    <w:rsid w:val="00277FAD"/>
    <w:rsid w:val="00280057"/>
    <w:rsid w:val="0028268F"/>
    <w:rsid w:val="0028381C"/>
    <w:rsid w:val="002935D6"/>
    <w:rsid w:val="0029421F"/>
    <w:rsid w:val="002A033F"/>
    <w:rsid w:val="002A05D8"/>
    <w:rsid w:val="002A457D"/>
    <w:rsid w:val="002A6610"/>
    <w:rsid w:val="002A6D81"/>
    <w:rsid w:val="002A7B81"/>
    <w:rsid w:val="002B0A66"/>
    <w:rsid w:val="002B0EDC"/>
    <w:rsid w:val="002B1425"/>
    <w:rsid w:val="002B1679"/>
    <w:rsid w:val="002B4BAA"/>
    <w:rsid w:val="002C3D46"/>
    <w:rsid w:val="002D0A75"/>
    <w:rsid w:val="002E0251"/>
    <w:rsid w:val="002E2723"/>
    <w:rsid w:val="002F3452"/>
    <w:rsid w:val="002F5E48"/>
    <w:rsid w:val="00301FF3"/>
    <w:rsid w:val="00310038"/>
    <w:rsid w:val="00314E4A"/>
    <w:rsid w:val="00316E75"/>
    <w:rsid w:val="003170FC"/>
    <w:rsid w:val="003239EE"/>
    <w:rsid w:val="00333A3F"/>
    <w:rsid w:val="00345E7D"/>
    <w:rsid w:val="00346D04"/>
    <w:rsid w:val="00361AFE"/>
    <w:rsid w:val="00363BB8"/>
    <w:rsid w:val="0036587D"/>
    <w:rsid w:val="003721B4"/>
    <w:rsid w:val="00380EB4"/>
    <w:rsid w:val="003827AA"/>
    <w:rsid w:val="003914E1"/>
    <w:rsid w:val="00391A87"/>
    <w:rsid w:val="00391E95"/>
    <w:rsid w:val="0039582D"/>
    <w:rsid w:val="00397778"/>
    <w:rsid w:val="003A083E"/>
    <w:rsid w:val="003B0EC9"/>
    <w:rsid w:val="003B1D33"/>
    <w:rsid w:val="003B3DDA"/>
    <w:rsid w:val="003B420A"/>
    <w:rsid w:val="003B5C23"/>
    <w:rsid w:val="003B6D0C"/>
    <w:rsid w:val="003C215A"/>
    <w:rsid w:val="003D2278"/>
    <w:rsid w:val="003D3191"/>
    <w:rsid w:val="003D3263"/>
    <w:rsid w:val="003D69B4"/>
    <w:rsid w:val="003E1306"/>
    <w:rsid w:val="003E3711"/>
    <w:rsid w:val="003E4802"/>
    <w:rsid w:val="003F0247"/>
    <w:rsid w:val="003F3988"/>
    <w:rsid w:val="00404EED"/>
    <w:rsid w:val="004057F5"/>
    <w:rsid w:val="00411173"/>
    <w:rsid w:val="00417C15"/>
    <w:rsid w:val="00417DF8"/>
    <w:rsid w:val="00425862"/>
    <w:rsid w:val="004354A0"/>
    <w:rsid w:val="0043667C"/>
    <w:rsid w:val="00440FB9"/>
    <w:rsid w:val="0044136C"/>
    <w:rsid w:val="00443DFF"/>
    <w:rsid w:val="004453B4"/>
    <w:rsid w:val="00446FEF"/>
    <w:rsid w:val="00452857"/>
    <w:rsid w:val="00453758"/>
    <w:rsid w:val="0045543D"/>
    <w:rsid w:val="00456853"/>
    <w:rsid w:val="00461B93"/>
    <w:rsid w:val="004627E5"/>
    <w:rsid w:val="0046588C"/>
    <w:rsid w:val="0046688C"/>
    <w:rsid w:val="00471545"/>
    <w:rsid w:val="00474801"/>
    <w:rsid w:val="004829C5"/>
    <w:rsid w:val="00491CC4"/>
    <w:rsid w:val="00493A1F"/>
    <w:rsid w:val="00493D12"/>
    <w:rsid w:val="00494092"/>
    <w:rsid w:val="0049450A"/>
    <w:rsid w:val="00495F6B"/>
    <w:rsid w:val="0049611C"/>
    <w:rsid w:val="004A122E"/>
    <w:rsid w:val="004A5B21"/>
    <w:rsid w:val="004A6D68"/>
    <w:rsid w:val="004A6E80"/>
    <w:rsid w:val="004B1AAD"/>
    <w:rsid w:val="004B3A61"/>
    <w:rsid w:val="004B3C26"/>
    <w:rsid w:val="004B4E5A"/>
    <w:rsid w:val="004C4E7D"/>
    <w:rsid w:val="004C7D76"/>
    <w:rsid w:val="004D2C89"/>
    <w:rsid w:val="004D4081"/>
    <w:rsid w:val="004D53AB"/>
    <w:rsid w:val="004F090C"/>
    <w:rsid w:val="004F13D4"/>
    <w:rsid w:val="004F4C80"/>
    <w:rsid w:val="004F6529"/>
    <w:rsid w:val="00503FB3"/>
    <w:rsid w:val="005052F0"/>
    <w:rsid w:val="0050663C"/>
    <w:rsid w:val="0051120B"/>
    <w:rsid w:val="0051696A"/>
    <w:rsid w:val="00520C1A"/>
    <w:rsid w:val="005212D5"/>
    <w:rsid w:val="00521887"/>
    <w:rsid w:val="00524368"/>
    <w:rsid w:val="00530BA9"/>
    <w:rsid w:val="005361E0"/>
    <w:rsid w:val="00541C28"/>
    <w:rsid w:val="00547160"/>
    <w:rsid w:val="00552F67"/>
    <w:rsid w:val="00553AD0"/>
    <w:rsid w:val="0056469B"/>
    <w:rsid w:val="00564C1D"/>
    <w:rsid w:val="0056586C"/>
    <w:rsid w:val="00566ED8"/>
    <w:rsid w:val="0057722F"/>
    <w:rsid w:val="00577EC4"/>
    <w:rsid w:val="0058107C"/>
    <w:rsid w:val="00581B3D"/>
    <w:rsid w:val="0058317C"/>
    <w:rsid w:val="00583725"/>
    <w:rsid w:val="005841B2"/>
    <w:rsid w:val="005866EB"/>
    <w:rsid w:val="0058703D"/>
    <w:rsid w:val="005878C0"/>
    <w:rsid w:val="0059069F"/>
    <w:rsid w:val="00590F7D"/>
    <w:rsid w:val="0059187C"/>
    <w:rsid w:val="00592CBC"/>
    <w:rsid w:val="00592E84"/>
    <w:rsid w:val="005A05AD"/>
    <w:rsid w:val="005A4C10"/>
    <w:rsid w:val="005A5D9A"/>
    <w:rsid w:val="005A6FF8"/>
    <w:rsid w:val="005B5E38"/>
    <w:rsid w:val="005C3220"/>
    <w:rsid w:val="005C44A6"/>
    <w:rsid w:val="005C6039"/>
    <w:rsid w:val="005C787C"/>
    <w:rsid w:val="005D1CDA"/>
    <w:rsid w:val="005D5687"/>
    <w:rsid w:val="005D6E1C"/>
    <w:rsid w:val="005E0F1E"/>
    <w:rsid w:val="005E2048"/>
    <w:rsid w:val="005E2C7C"/>
    <w:rsid w:val="005E2C81"/>
    <w:rsid w:val="005E3C22"/>
    <w:rsid w:val="005E6A5F"/>
    <w:rsid w:val="005F373A"/>
    <w:rsid w:val="0060590E"/>
    <w:rsid w:val="006077B8"/>
    <w:rsid w:val="00611F56"/>
    <w:rsid w:val="006138BC"/>
    <w:rsid w:val="00615D7C"/>
    <w:rsid w:val="006248EE"/>
    <w:rsid w:val="006268BE"/>
    <w:rsid w:val="0062768F"/>
    <w:rsid w:val="00631233"/>
    <w:rsid w:val="00633369"/>
    <w:rsid w:val="00633C44"/>
    <w:rsid w:val="00633CD1"/>
    <w:rsid w:val="006358B1"/>
    <w:rsid w:val="00637030"/>
    <w:rsid w:val="006443A2"/>
    <w:rsid w:val="006509B0"/>
    <w:rsid w:val="00661C8B"/>
    <w:rsid w:val="00662367"/>
    <w:rsid w:val="00663F0B"/>
    <w:rsid w:val="00670838"/>
    <w:rsid w:val="00672EE0"/>
    <w:rsid w:val="006730E4"/>
    <w:rsid w:val="00673E36"/>
    <w:rsid w:val="006769CF"/>
    <w:rsid w:val="0068303E"/>
    <w:rsid w:val="00693BE1"/>
    <w:rsid w:val="00693DD6"/>
    <w:rsid w:val="006A3BF5"/>
    <w:rsid w:val="006A7235"/>
    <w:rsid w:val="006A7FB9"/>
    <w:rsid w:val="006B275C"/>
    <w:rsid w:val="006B3BEE"/>
    <w:rsid w:val="006B4FC5"/>
    <w:rsid w:val="006B5987"/>
    <w:rsid w:val="006B634A"/>
    <w:rsid w:val="006C4B3E"/>
    <w:rsid w:val="006D40EA"/>
    <w:rsid w:val="006D5964"/>
    <w:rsid w:val="006D7070"/>
    <w:rsid w:val="006D78EE"/>
    <w:rsid w:val="006E10A8"/>
    <w:rsid w:val="006E2701"/>
    <w:rsid w:val="006E3752"/>
    <w:rsid w:val="006E7B3B"/>
    <w:rsid w:val="006F222D"/>
    <w:rsid w:val="006F7149"/>
    <w:rsid w:val="00702313"/>
    <w:rsid w:val="00703C09"/>
    <w:rsid w:val="00706B9A"/>
    <w:rsid w:val="007123D2"/>
    <w:rsid w:val="00713BCB"/>
    <w:rsid w:val="00714615"/>
    <w:rsid w:val="007172AE"/>
    <w:rsid w:val="00717FED"/>
    <w:rsid w:val="0072361B"/>
    <w:rsid w:val="007243E6"/>
    <w:rsid w:val="007257C2"/>
    <w:rsid w:val="00726D34"/>
    <w:rsid w:val="00733459"/>
    <w:rsid w:val="00733A3F"/>
    <w:rsid w:val="00744741"/>
    <w:rsid w:val="00746B63"/>
    <w:rsid w:val="00752D7B"/>
    <w:rsid w:val="00762BC2"/>
    <w:rsid w:val="0076468A"/>
    <w:rsid w:val="00771B9B"/>
    <w:rsid w:val="007772BE"/>
    <w:rsid w:val="00780671"/>
    <w:rsid w:val="007827F6"/>
    <w:rsid w:val="00782EFD"/>
    <w:rsid w:val="007834CB"/>
    <w:rsid w:val="00785286"/>
    <w:rsid w:val="00787A71"/>
    <w:rsid w:val="00787CD4"/>
    <w:rsid w:val="00790AAB"/>
    <w:rsid w:val="00794E80"/>
    <w:rsid w:val="00795265"/>
    <w:rsid w:val="007972C4"/>
    <w:rsid w:val="007A4CB6"/>
    <w:rsid w:val="007A5E25"/>
    <w:rsid w:val="007B0295"/>
    <w:rsid w:val="007B6C86"/>
    <w:rsid w:val="007B71E7"/>
    <w:rsid w:val="007B7CC6"/>
    <w:rsid w:val="007C2E6F"/>
    <w:rsid w:val="007D1171"/>
    <w:rsid w:val="007D495B"/>
    <w:rsid w:val="007D6241"/>
    <w:rsid w:val="007D74F2"/>
    <w:rsid w:val="007E243D"/>
    <w:rsid w:val="007E270A"/>
    <w:rsid w:val="007E4C1C"/>
    <w:rsid w:val="007E5CDD"/>
    <w:rsid w:val="007E7E74"/>
    <w:rsid w:val="007F3086"/>
    <w:rsid w:val="007F3D22"/>
    <w:rsid w:val="007F777B"/>
    <w:rsid w:val="007F7BD4"/>
    <w:rsid w:val="00800B59"/>
    <w:rsid w:val="00801DFB"/>
    <w:rsid w:val="0080457E"/>
    <w:rsid w:val="008107BC"/>
    <w:rsid w:val="008145A3"/>
    <w:rsid w:val="00821BFE"/>
    <w:rsid w:val="008221E7"/>
    <w:rsid w:val="0082228C"/>
    <w:rsid w:val="008249B1"/>
    <w:rsid w:val="008272F0"/>
    <w:rsid w:val="008403FB"/>
    <w:rsid w:val="00845009"/>
    <w:rsid w:val="00846A37"/>
    <w:rsid w:val="00847906"/>
    <w:rsid w:val="00855EEB"/>
    <w:rsid w:val="008576C1"/>
    <w:rsid w:val="00861172"/>
    <w:rsid w:val="00862666"/>
    <w:rsid w:val="00864F40"/>
    <w:rsid w:val="008664C6"/>
    <w:rsid w:val="008722A9"/>
    <w:rsid w:val="008727EE"/>
    <w:rsid w:val="00873DB5"/>
    <w:rsid w:val="00876263"/>
    <w:rsid w:val="00880D95"/>
    <w:rsid w:val="008816AC"/>
    <w:rsid w:val="008816D8"/>
    <w:rsid w:val="00885B4D"/>
    <w:rsid w:val="00887D96"/>
    <w:rsid w:val="008908A6"/>
    <w:rsid w:val="008A4507"/>
    <w:rsid w:val="008A66A1"/>
    <w:rsid w:val="008A7BE2"/>
    <w:rsid w:val="008B3E9F"/>
    <w:rsid w:val="008B5F31"/>
    <w:rsid w:val="008C2CDC"/>
    <w:rsid w:val="008C6C6F"/>
    <w:rsid w:val="008D0B9A"/>
    <w:rsid w:val="008D13F6"/>
    <w:rsid w:val="008D1D06"/>
    <w:rsid w:val="008D71F2"/>
    <w:rsid w:val="008D760A"/>
    <w:rsid w:val="008D7F10"/>
    <w:rsid w:val="008E1469"/>
    <w:rsid w:val="008E2F79"/>
    <w:rsid w:val="008E457C"/>
    <w:rsid w:val="008E4AC2"/>
    <w:rsid w:val="008F2BBB"/>
    <w:rsid w:val="008F4659"/>
    <w:rsid w:val="008F5A5F"/>
    <w:rsid w:val="009039B7"/>
    <w:rsid w:val="00905AB5"/>
    <w:rsid w:val="00912EA8"/>
    <w:rsid w:val="00914CC6"/>
    <w:rsid w:val="00915279"/>
    <w:rsid w:val="00917CF8"/>
    <w:rsid w:val="00920ED1"/>
    <w:rsid w:val="009252DA"/>
    <w:rsid w:val="009266C4"/>
    <w:rsid w:val="0093229F"/>
    <w:rsid w:val="00935335"/>
    <w:rsid w:val="0094000D"/>
    <w:rsid w:val="0094571D"/>
    <w:rsid w:val="009458E4"/>
    <w:rsid w:val="00951F6F"/>
    <w:rsid w:val="00952C59"/>
    <w:rsid w:val="00955F37"/>
    <w:rsid w:val="009575BC"/>
    <w:rsid w:val="00960F5F"/>
    <w:rsid w:val="0096424D"/>
    <w:rsid w:val="00971832"/>
    <w:rsid w:val="009734C0"/>
    <w:rsid w:val="009740B7"/>
    <w:rsid w:val="00982391"/>
    <w:rsid w:val="009865CA"/>
    <w:rsid w:val="0099157D"/>
    <w:rsid w:val="00992E6C"/>
    <w:rsid w:val="00993BAC"/>
    <w:rsid w:val="009A1C40"/>
    <w:rsid w:val="009A1D32"/>
    <w:rsid w:val="009A208B"/>
    <w:rsid w:val="009A210E"/>
    <w:rsid w:val="009A37BF"/>
    <w:rsid w:val="009B03E6"/>
    <w:rsid w:val="009B0773"/>
    <w:rsid w:val="009B1925"/>
    <w:rsid w:val="009B38E8"/>
    <w:rsid w:val="009B4B14"/>
    <w:rsid w:val="009B6120"/>
    <w:rsid w:val="009B70B3"/>
    <w:rsid w:val="009C210C"/>
    <w:rsid w:val="009C25E2"/>
    <w:rsid w:val="009C3A25"/>
    <w:rsid w:val="009C494C"/>
    <w:rsid w:val="009C57B1"/>
    <w:rsid w:val="009C5C50"/>
    <w:rsid w:val="009D71A9"/>
    <w:rsid w:val="009E7376"/>
    <w:rsid w:val="009F0244"/>
    <w:rsid w:val="009F0C40"/>
    <w:rsid w:val="009F1B98"/>
    <w:rsid w:val="009F2DC1"/>
    <w:rsid w:val="009F3BDD"/>
    <w:rsid w:val="009F4721"/>
    <w:rsid w:val="009F719A"/>
    <w:rsid w:val="009F737E"/>
    <w:rsid w:val="00A01658"/>
    <w:rsid w:val="00A016A9"/>
    <w:rsid w:val="00A045CC"/>
    <w:rsid w:val="00A10E04"/>
    <w:rsid w:val="00A15707"/>
    <w:rsid w:val="00A1761C"/>
    <w:rsid w:val="00A26202"/>
    <w:rsid w:val="00A263EF"/>
    <w:rsid w:val="00A31727"/>
    <w:rsid w:val="00A32B68"/>
    <w:rsid w:val="00A336FA"/>
    <w:rsid w:val="00A47DCD"/>
    <w:rsid w:val="00A519B8"/>
    <w:rsid w:val="00A52F86"/>
    <w:rsid w:val="00A55A27"/>
    <w:rsid w:val="00A61A2F"/>
    <w:rsid w:val="00A62FA6"/>
    <w:rsid w:val="00A71027"/>
    <w:rsid w:val="00A72A14"/>
    <w:rsid w:val="00A817FF"/>
    <w:rsid w:val="00A8597B"/>
    <w:rsid w:val="00A85BA6"/>
    <w:rsid w:val="00A874CC"/>
    <w:rsid w:val="00A9084B"/>
    <w:rsid w:val="00A910C4"/>
    <w:rsid w:val="00A910CA"/>
    <w:rsid w:val="00A95DAA"/>
    <w:rsid w:val="00A970A8"/>
    <w:rsid w:val="00AA4213"/>
    <w:rsid w:val="00AC20C8"/>
    <w:rsid w:val="00AD146C"/>
    <w:rsid w:val="00AD1F6C"/>
    <w:rsid w:val="00AD5144"/>
    <w:rsid w:val="00AD58D3"/>
    <w:rsid w:val="00AE0CAE"/>
    <w:rsid w:val="00AE204F"/>
    <w:rsid w:val="00AE6A4F"/>
    <w:rsid w:val="00AF0730"/>
    <w:rsid w:val="00AF12E9"/>
    <w:rsid w:val="00AF14FA"/>
    <w:rsid w:val="00AF65E8"/>
    <w:rsid w:val="00B0097D"/>
    <w:rsid w:val="00B02AF5"/>
    <w:rsid w:val="00B03A57"/>
    <w:rsid w:val="00B05537"/>
    <w:rsid w:val="00B071B8"/>
    <w:rsid w:val="00B12740"/>
    <w:rsid w:val="00B1446D"/>
    <w:rsid w:val="00B14D6E"/>
    <w:rsid w:val="00B36BEA"/>
    <w:rsid w:val="00B55B01"/>
    <w:rsid w:val="00B5641D"/>
    <w:rsid w:val="00B6246C"/>
    <w:rsid w:val="00B6703C"/>
    <w:rsid w:val="00B67999"/>
    <w:rsid w:val="00B70864"/>
    <w:rsid w:val="00B708EE"/>
    <w:rsid w:val="00B839EB"/>
    <w:rsid w:val="00B84F78"/>
    <w:rsid w:val="00B97B8D"/>
    <w:rsid w:val="00BA0CBA"/>
    <w:rsid w:val="00BA215B"/>
    <w:rsid w:val="00BA4BA2"/>
    <w:rsid w:val="00BA6882"/>
    <w:rsid w:val="00BA68DB"/>
    <w:rsid w:val="00BA6D39"/>
    <w:rsid w:val="00BA7E37"/>
    <w:rsid w:val="00BB214D"/>
    <w:rsid w:val="00BB3BB0"/>
    <w:rsid w:val="00BB58B1"/>
    <w:rsid w:val="00BB5B7D"/>
    <w:rsid w:val="00BC1E42"/>
    <w:rsid w:val="00BC48FD"/>
    <w:rsid w:val="00BC4D82"/>
    <w:rsid w:val="00BC5B48"/>
    <w:rsid w:val="00BC6A16"/>
    <w:rsid w:val="00BC7052"/>
    <w:rsid w:val="00BE1C51"/>
    <w:rsid w:val="00BE3EE2"/>
    <w:rsid w:val="00BE461F"/>
    <w:rsid w:val="00BE67EA"/>
    <w:rsid w:val="00BE6D92"/>
    <w:rsid w:val="00BF139F"/>
    <w:rsid w:val="00BF6A64"/>
    <w:rsid w:val="00C02F82"/>
    <w:rsid w:val="00C044E8"/>
    <w:rsid w:val="00C04744"/>
    <w:rsid w:val="00C06D8E"/>
    <w:rsid w:val="00C12C4F"/>
    <w:rsid w:val="00C14309"/>
    <w:rsid w:val="00C162FD"/>
    <w:rsid w:val="00C27392"/>
    <w:rsid w:val="00C42634"/>
    <w:rsid w:val="00C43DC6"/>
    <w:rsid w:val="00C4525A"/>
    <w:rsid w:val="00C453C2"/>
    <w:rsid w:val="00C47275"/>
    <w:rsid w:val="00C476E5"/>
    <w:rsid w:val="00C4796E"/>
    <w:rsid w:val="00C54117"/>
    <w:rsid w:val="00C548AB"/>
    <w:rsid w:val="00C62AA7"/>
    <w:rsid w:val="00C62D68"/>
    <w:rsid w:val="00C62F79"/>
    <w:rsid w:val="00C6317D"/>
    <w:rsid w:val="00C64D62"/>
    <w:rsid w:val="00C64EBC"/>
    <w:rsid w:val="00C65016"/>
    <w:rsid w:val="00C6685D"/>
    <w:rsid w:val="00C737B2"/>
    <w:rsid w:val="00C75669"/>
    <w:rsid w:val="00C75CAC"/>
    <w:rsid w:val="00C76F7F"/>
    <w:rsid w:val="00C80C9B"/>
    <w:rsid w:val="00C83194"/>
    <w:rsid w:val="00C87233"/>
    <w:rsid w:val="00CA0DAF"/>
    <w:rsid w:val="00CA2552"/>
    <w:rsid w:val="00CB07F0"/>
    <w:rsid w:val="00CB18F0"/>
    <w:rsid w:val="00CB3A41"/>
    <w:rsid w:val="00CB50B5"/>
    <w:rsid w:val="00CC5ADF"/>
    <w:rsid w:val="00CC66FB"/>
    <w:rsid w:val="00CC7CD5"/>
    <w:rsid w:val="00CD11AE"/>
    <w:rsid w:val="00CE0952"/>
    <w:rsid w:val="00CE1159"/>
    <w:rsid w:val="00CE3716"/>
    <w:rsid w:val="00CF2815"/>
    <w:rsid w:val="00CF2CFC"/>
    <w:rsid w:val="00CF3DB6"/>
    <w:rsid w:val="00D023D3"/>
    <w:rsid w:val="00D02EA9"/>
    <w:rsid w:val="00D031F7"/>
    <w:rsid w:val="00D101FD"/>
    <w:rsid w:val="00D15DD2"/>
    <w:rsid w:val="00D20165"/>
    <w:rsid w:val="00D20F98"/>
    <w:rsid w:val="00D21159"/>
    <w:rsid w:val="00D21519"/>
    <w:rsid w:val="00D227A3"/>
    <w:rsid w:val="00D36A87"/>
    <w:rsid w:val="00D460D0"/>
    <w:rsid w:val="00D50318"/>
    <w:rsid w:val="00D5051A"/>
    <w:rsid w:val="00D50AC0"/>
    <w:rsid w:val="00D53881"/>
    <w:rsid w:val="00D5676F"/>
    <w:rsid w:val="00D568A3"/>
    <w:rsid w:val="00D6759C"/>
    <w:rsid w:val="00D7125C"/>
    <w:rsid w:val="00D72D82"/>
    <w:rsid w:val="00D831AC"/>
    <w:rsid w:val="00D904ED"/>
    <w:rsid w:val="00D94D1B"/>
    <w:rsid w:val="00D97732"/>
    <w:rsid w:val="00DA1114"/>
    <w:rsid w:val="00DA28E7"/>
    <w:rsid w:val="00DA4354"/>
    <w:rsid w:val="00DA58CB"/>
    <w:rsid w:val="00DA662C"/>
    <w:rsid w:val="00DB08A1"/>
    <w:rsid w:val="00DB6239"/>
    <w:rsid w:val="00DC0A72"/>
    <w:rsid w:val="00DC16FF"/>
    <w:rsid w:val="00DC2036"/>
    <w:rsid w:val="00DC2CE9"/>
    <w:rsid w:val="00DC34C7"/>
    <w:rsid w:val="00DC5C9E"/>
    <w:rsid w:val="00DC7BE2"/>
    <w:rsid w:val="00DD0257"/>
    <w:rsid w:val="00DD0F95"/>
    <w:rsid w:val="00DD7CBD"/>
    <w:rsid w:val="00DE0A6B"/>
    <w:rsid w:val="00DE3976"/>
    <w:rsid w:val="00DF00B7"/>
    <w:rsid w:val="00DF0FCA"/>
    <w:rsid w:val="00DF18D9"/>
    <w:rsid w:val="00DF4876"/>
    <w:rsid w:val="00E01352"/>
    <w:rsid w:val="00E077D4"/>
    <w:rsid w:val="00E11945"/>
    <w:rsid w:val="00E13182"/>
    <w:rsid w:val="00E15B66"/>
    <w:rsid w:val="00E224F9"/>
    <w:rsid w:val="00E25375"/>
    <w:rsid w:val="00E265C0"/>
    <w:rsid w:val="00E30098"/>
    <w:rsid w:val="00E3190D"/>
    <w:rsid w:val="00E41842"/>
    <w:rsid w:val="00E45B6D"/>
    <w:rsid w:val="00E64037"/>
    <w:rsid w:val="00E64E9A"/>
    <w:rsid w:val="00E70F3C"/>
    <w:rsid w:val="00E82B7A"/>
    <w:rsid w:val="00E9131F"/>
    <w:rsid w:val="00E91890"/>
    <w:rsid w:val="00E928FB"/>
    <w:rsid w:val="00E95194"/>
    <w:rsid w:val="00E961A3"/>
    <w:rsid w:val="00E971FA"/>
    <w:rsid w:val="00EA6B79"/>
    <w:rsid w:val="00EB17AC"/>
    <w:rsid w:val="00EB1F85"/>
    <w:rsid w:val="00EB34D1"/>
    <w:rsid w:val="00EB34E0"/>
    <w:rsid w:val="00EB4F76"/>
    <w:rsid w:val="00EB6A1D"/>
    <w:rsid w:val="00EB7352"/>
    <w:rsid w:val="00EB781C"/>
    <w:rsid w:val="00EC0260"/>
    <w:rsid w:val="00EC3D91"/>
    <w:rsid w:val="00EC572E"/>
    <w:rsid w:val="00EC7A32"/>
    <w:rsid w:val="00ED47AD"/>
    <w:rsid w:val="00ED4F3A"/>
    <w:rsid w:val="00ED71DA"/>
    <w:rsid w:val="00EE4E04"/>
    <w:rsid w:val="00EE4FA0"/>
    <w:rsid w:val="00EE7061"/>
    <w:rsid w:val="00EF04FD"/>
    <w:rsid w:val="00EF1D44"/>
    <w:rsid w:val="00EF1D86"/>
    <w:rsid w:val="00F0415F"/>
    <w:rsid w:val="00F052CD"/>
    <w:rsid w:val="00F05D62"/>
    <w:rsid w:val="00F06268"/>
    <w:rsid w:val="00F1389A"/>
    <w:rsid w:val="00F14128"/>
    <w:rsid w:val="00F24257"/>
    <w:rsid w:val="00F26038"/>
    <w:rsid w:val="00F261EB"/>
    <w:rsid w:val="00F30918"/>
    <w:rsid w:val="00F30E22"/>
    <w:rsid w:val="00F328BD"/>
    <w:rsid w:val="00F32C32"/>
    <w:rsid w:val="00F33DF7"/>
    <w:rsid w:val="00F33E76"/>
    <w:rsid w:val="00F4414E"/>
    <w:rsid w:val="00F4674E"/>
    <w:rsid w:val="00F509BA"/>
    <w:rsid w:val="00F509D5"/>
    <w:rsid w:val="00F50CB2"/>
    <w:rsid w:val="00F5436F"/>
    <w:rsid w:val="00F55929"/>
    <w:rsid w:val="00F622BB"/>
    <w:rsid w:val="00F65B5F"/>
    <w:rsid w:val="00F67F2D"/>
    <w:rsid w:val="00F707DE"/>
    <w:rsid w:val="00F7148F"/>
    <w:rsid w:val="00F7228B"/>
    <w:rsid w:val="00F7749D"/>
    <w:rsid w:val="00F819A6"/>
    <w:rsid w:val="00F91AAF"/>
    <w:rsid w:val="00F93F4E"/>
    <w:rsid w:val="00F957D4"/>
    <w:rsid w:val="00FA1720"/>
    <w:rsid w:val="00FA3F94"/>
    <w:rsid w:val="00FA4BCE"/>
    <w:rsid w:val="00FA5170"/>
    <w:rsid w:val="00FA634B"/>
    <w:rsid w:val="00FA7104"/>
    <w:rsid w:val="00FB2B9A"/>
    <w:rsid w:val="00FB2CFE"/>
    <w:rsid w:val="00FB395D"/>
    <w:rsid w:val="00FC19FB"/>
    <w:rsid w:val="00FC2551"/>
    <w:rsid w:val="00FC2D9C"/>
    <w:rsid w:val="00FC65F0"/>
    <w:rsid w:val="00FD0A01"/>
    <w:rsid w:val="00FD4A0D"/>
    <w:rsid w:val="00FD6C65"/>
    <w:rsid w:val="00FF0595"/>
    <w:rsid w:val="00FF2158"/>
    <w:rsid w:val="00FF481C"/>
    <w:rsid w:val="01E29BC8"/>
    <w:rsid w:val="0217F8D9"/>
    <w:rsid w:val="0297C4C5"/>
    <w:rsid w:val="02B553A6"/>
    <w:rsid w:val="02C66847"/>
    <w:rsid w:val="036EBEDB"/>
    <w:rsid w:val="037FBE7B"/>
    <w:rsid w:val="0460AE8B"/>
    <w:rsid w:val="04885D85"/>
    <w:rsid w:val="051CDD04"/>
    <w:rsid w:val="055B3145"/>
    <w:rsid w:val="06325467"/>
    <w:rsid w:val="0723DBB0"/>
    <w:rsid w:val="07524481"/>
    <w:rsid w:val="07623085"/>
    <w:rsid w:val="07D8EB7B"/>
    <w:rsid w:val="08EF9C26"/>
    <w:rsid w:val="09666AFA"/>
    <w:rsid w:val="0A36ABCA"/>
    <w:rsid w:val="0B6B1EA1"/>
    <w:rsid w:val="0B81969B"/>
    <w:rsid w:val="0CF6B99E"/>
    <w:rsid w:val="0D1FCD2B"/>
    <w:rsid w:val="0D6467B8"/>
    <w:rsid w:val="0DD78550"/>
    <w:rsid w:val="0F1CA9FC"/>
    <w:rsid w:val="0F8E5C3B"/>
    <w:rsid w:val="0F92BEA3"/>
    <w:rsid w:val="0FD1478D"/>
    <w:rsid w:val="100E4264"/>
    <w:rsid w:val="10178870"/>
    <w:rsid w:val="10624AB0"/>
    <w:rsid w:val="10BDB0F3"/>
    <w:rsid w:val="117FD378"/>
    <w:rsid w:val="122BC319"/>
    <w:rsid w:val="126E99A7"/>
    <w:rsid w:val="1283510C"/>
    <w:rsid w:val="12E3091D"/>
    <w:rsid w:val="12FD246C"/>
    <w:rsid w:val="130DD6C6"/>
    <w:rsid w:val="1338FF55"/>
    <w:rsid w:val="139414A5"/>
    <w:rsid w:val="1460EFDF"/>
    <w:rsid w:val="14DE343B"/>
    <w:rsid w:val="1515EA77"/>
    <w:rsid w:val="167CBB22"/>
    <w:rsid w:val="16D57211"/>
    <w:rsid w:val="18830207"/>
    <w:rsid w:val="1985975F"/>
    <w:rsid w:val="1A5F458D"/>
    <w:rsid w:val="1B1932B6"/>
    <w:rsid w:val="1CA35D89"/>
    <w:rsid w:val="1CAAB3A0"/>
    <w:rsid w:val="1D2F9253"/>
    <w:rsid w:val="1E69F37C"/>
    <w:rsid w:val="1E7F1145"/>
    <w:rsid w:val="1F0AE82F"/>
    <w:rsid w:val="1F1EB600"/>
    <w:rsid w:val="1F292347"/>
    <w:rsid w:val="1F493937"/>
    <w:rsid w:val="1FD13C89"/>
    <w:rsid w:val="1FE1DB63"/>
    <w:rsid w:val="20056554"/>
    <w:rsid w:val="20251A6F"/>
    <w:rsid w:val="20732E46"/>
    <w:rsid w:val="20E780B1"/>
    <w:rsid w:val="2134CE45"/>
    <w:rsid w:val="21C5D84B"/>
    <w:rsid w:val="21DA0B99"/>
    <w:rsid w:val="21F2A287"/>
    <w:rsid w:val="229110AD"/>
    <w:rsid w:val="22E91FCE"/>
    <w:rsid w:val="242A9724"/>
    <w:rsid w:val="24BB4FB1"/>
    <w:rsid w:val="24E3E778"/>
    <w:rsid w:val="252F6F6A"/>
    <w:rsid w:val="25BBAF41"/>
    <w:rsid w:val="270C89F3"/>
    <w:rsid w:val="2838B40B"/>
    <w:rsid w:val="2874F696"/>
    <w:rsid w:val="28CF8382"/>
    <w:rsid w:val="2B5BBA54"/>
    <w:rsid w:val="2C7A757A"/>
    <w:rsid w:val="2CB37B77"/>
    <w:rsid w:val="2D2117D7"/>
    <w:rsid w:val="2E6DBF6F"/>
    <w:rsid w:val="2EFEE75E"/>
    <w:rsid w:val="2F5FC8EF"/>
    <w:rsid w:val="2FB0D05A"/>
    <w:rsid w:val="2FB91884"/>
    <w:rsid w:val="30509F41"/>
    <w:rsid w:val="31835EA1"/>
    <w:rsid w:val="31968836"/>
    <w:rsid w:val="31ABA18C"/>
    <w:rsid w:val="32B70672"/>
    <w:rsid w:val="330A881A"/>
    <w:rsid w:val="3342A5B0"/>
    <w:rsid w:val="3395271F"/>
    <w:rsid w:val="3446C71F"/>
    <w:rsid w:val="34E49D40"/>
    <w:rsid w:val="34F4C190"/>
    <w:rsid w:val="3524FF1B"/>
    <w:rsid w:val="353A4328"/>
    <w:rsid w:val="3584EC84"/>
    <w:rsid w:val="358D513A"/>
    <w:rsid w:val="35B56C91"/>
    <w:rsid w:val="35C15277"/>
    <w:rsid w:val="35DEC7B2"/>
    <w:rsid w:val="36260990"/>
    <w:rsid w:val="364599EE"/>
    <w:rsid w:val="367268A0"/>
    <w:rsid w:val="36B95E8D"/>
    <w:rsid w:val="36C296AD"/>
    <w:rsid w:val="36F4F2C3"/>
    <w:rsid w:val="37077DCC"/>
    <w:rsid w:val="376B64DD"/>
    <w:rsid w:val="379412DD"/>
    <w:rsid w:val="38082D8E"/>
    <w:rsid w:val="397F8032"/>
    <w:rsid w:val="3B00DA24"/>
    <w:rsid w:val="3B6AC2BC"/>
    <w:rsid w:val="3BF72942"/>
    <w:rsid w:val="3CE9D777"/>
    <w:rsid w:val="3DC7D9DB"/>
    <w:rsid w:val="3E6577D4"/>
    <w:rsid w:val="3F1BC4AD"/>
    <w:rsid w:val="406D3880"/>
    <w:rsid w:val="41052DA3"/>
    <w:rsid w:val="413C1037"/>
    <w:rsid w:val="415EFE06"/>
    <w:rsid w:val="41CB83BA"/>
    <w:rsid w:val="41EEC129"/>
    <w:rsid w:val="425E4454"/>
    <w:rsid w:val="42E63139"/>
    <w:rsid w:val="435058DC"/>
    <w:rsid w:val="436FDF8E"/>
    <w:rsid w:val="43C12138"/>
    <w:rsid w:val="44FEFE4E"/>
    <w:rsid w:val="458F8C5F"/>
    <w:rsid w:val="45C9D406"/>
    <w:rsid w:val="46D610FC"/>
    <w:rsid w:val="4A4A6CE9"/>
    <w:rsid w:val="4BCD8D7D"/>
    <w:rsid w:val="4D85A76A"/>
    <w:rsid w:val="4D8AB03C"/>
    <w:rsid w:val="4D8E16B0"/>
    <w:rsid w:val="4E4E1A0B"/>
    <w:rsid w:val="4EEDDC25"/>
    <w:rsid w:val="4F803D3D"/>
    <w:rsid w:val="4F80609E"/>
    <w:rsid w:val="4FEB0243"/>
    <w:rsid w:val="50472C0D"/>
    <w:rsid w:val="508A2FB7"/>
    <w:rsid w:val="516E40A6"/>
    <w:rsid w:val="522290E5"/>
    <w:rsid w:val="5300F8AD"/>
    <w:rsid w:val="5410694C"/>
    <w:rsid w:val="54724B68"/>
    <w:rsid w:val="54CAC4B4"/>
    <w:rsid w:val="56507FD5"/>
    <w:rsid w:val="572A5B1A"/>
    <w:rsid w:val="58626D6E"/>
    <w:rsid w:val="591BAB1F"/>
    <w:rsid w:val="5939B0DB"/>
    <w:rsid w:val="5A0D0FBA"/>
    <w:rsid w:val="5ADC3138"/>
    <w:rsid w:val="5BA84D87"/>
    <w:rsid w:val="5C67E139"/>
    <w:rsid w:val="5C9251D7"/>
    <w:rsid w:val="5D3D33B8"/>
    <w:rsid w:val="5E825869"/>
    <w:rsid w:val="5ECDC2E0"/>
    <w:rsid w:val="5F065C72"/>
    <w:rsid w:val="5F24ECB8"/>
    <w:rsid w:val="5F512084"/>
    <w:rsid w:val="5FEF0BD2"/>
    <w:rsid w:val="605E81A0"/>
    <w:rsid w:val="60B73B98"/>
    <w:rsid w:val="60BB21A6"/>
    <w:rsid w:val="60C54215"/>
    <w:rsid w:val="620909C2"/>
    <w:rsid w:val="6285D9CF"/>
    <w:rsid w:val="62FCC309"/>
    <w:rsid w:val="637CEE43"/>
    <w:rsid w:val="6592D4E0"/>
    <w:rsid w:val="6686D06D"/>
    <w:rsid w:val="679234DA"/>
    <w:rsid w:val="6797A9A5"/>
    <w:rsid w:val="67C37AF3"/>
    <w:rsid w:val="680A6284"/>
    <w:rsid w:val="684FF568"/>
    <w:rsid w:val="686B2614"/>
    <w:rsid w:val="688B56AF"/>
    <w:rsid w:val="69AA63F5"/>
    <w:rsid w:val="69F41D6A"/>
    <w:rsid w:val="6A5D8FA0"/>
    <w:rsid w:val="6A6FB46C"/>
    <w:rsid w:val="6C71728C"/>
    <w:rsid w:val="6CAD49C3"/>
    <w:rsid w:val="6CCC97C2"/>
    <w:rsid w:val="6DF77A42"/>
    <w:rsid w:val="6E3D2153"/>
    <w:rsid w:val="6E4EF5BC"/>
    <w:rsid w:val="6F066C65"/>
    <w:rsid w:val="6FA09813"/>
    <w:rsid w:val="6FAB38EB"/>
    <w:rsid w:val="70357836"/>
    <w:rsid w:val="708CD7C5"/>
    <w:rsid w:val="70C535EC"/>
    <w:rsid w:val="710194F1"/>
    <w:rsid w:val="7119D9AA"/>
    <w:rsid w:val="71268AF6"/>
    <w:rsid w:val="7235E3A4"/>
    <w:rsid w:val="76B0960B"/>
    <w:rsid w:val="76B7D6BF"/>
    <w:rsid w:val="770D12F9"/>
    <w:rsid w:val="771774DF"/>
    <w:rsid w:val="775ABC45"/>
    <w:rsid w:val="79565BBC"/>
    <w:rsid w:val="79A3E817"/>
    <w:rsid w:val="7A554EAF"/>
    <w:rsid w:val="7B121269"/>
    <w:rsid w:val="7B73EDBC"/>
    <w:rsid w:val="7BE74181"/>
    <w:rsid w:val="7C1B4818"/>
    <w:rsid w:val="7C6364DF"/>
    <w:rsid w:val="7E4B37A9"/>
    <w:rsid w:val="7E4B37A9"/>
    <w:rsid w:val="7F09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EEE3E"/>
  <w15:chartTrackingRefBased/>
  <w15:docId w15:val="{B75AEA4B-BE5F-BB49-90DE-A9ED83D24B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8107C"/>
    <w:pPr>
      <w:keepNext/>
      <w:spacing w:before="240" w:after="60" w:line="240" w:lineRule="auto"/>
      <w:outlineLvl w:val="0"/>
    </w:pPr>
    <w:rPr>
      <w:rFonts w:ascii="Calibri Light" w:hAnsi="Calibri Light" w:eastAsia="Times New Roman" w:cs="Times New Roman"/>
      <w:b/>
      <w:bCs/>
      <w:kern w:val="32"/>
      <w:sz w:val="32"/>
      <w:szCs w:val="32"/>
      <w:lang w:eastAsia="en-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1124D1"/>
    <w:rPr>
      <w:color w:val="808080"/>
    </w:rPr>
  </w:style>
  <w:style w:type="paragraph" w:styleId="ListParagraph">
    <w:name w:val="List Paragraph"/>
    <w:basedOn w:val="Normal"/>
    <w:uiPriority w:val="34"/>
    <w:qFormat/>
    <w:rsid w:val="0051120B"/>
    <w:pPr>
      <w:ind w:left="720"/>
      <w:contextualSpacing/>
    </w:pPr>
  </w:style>
  <w:style w:type="character" w:styleId="Heading1Char" w:customStyle="1">
    <w:name w:val="Heading 1 Char"/>
    <w:basedOn w:val="DefaultParagraphFont"/>
    <w:link w:val="Heading1"/>
    <w:uiPriority w:val="9"/>
    <w:rsid w:val="0058107C"/>
    <w:rPr>
      <w:rFonts w:ascii="Calibri Light" w:hAnsi="Calibri Light" w:eastAsia="Times New Roman" w:cs="Times New Roman"/>
      <w:b/>
      <w:bCs/>
      <w:kern w:val="32"/>
      <w:sz w:val="32"/>
      <w:szCs w:val="32"/>
      <w:lang w:eastAsia="en-CA"/>
    </w:rPr>
  </w:style>
  <w:style w:type="table" w:styleId="TableGrid">
    <w:name w:val="Table Grid"/>
    <w:basedOn w:val="TableNormal"/>
    <w:uiPriority w:val="39"/>
    <w:rsid w:val="00873D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C787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787C"/>
  </w:style>
  <w:style w:type="paragraph" w:styleId="Footer">
    <w:name w:val="footer"/>
    <w:basedOn w:val="Normal"/>
    <w:link w:val="FooterChar"/>
    <w:uiPriority w:val="99"/>
    <w:unhideWhenUsed/>
    <w:rsid w:val="005C787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787C"/>
  </w:style>
  <w:style w:type="paragraph" w:styleId="BalloonText">
    <w:name w:val="Balloon Text"/>
    <w:basedOn w:val="Normal"/>
    <w:link w:val="BalloonTextChar"/>
    <w:uiPriority w:val="99"/>
    <w:semiHidden/>
    <w:unhideWhenUsed/>
    <w:rsid w:val="0027596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75964"/>
    <w:rPr>
      <w:rFonts w:ascii="Segoe UI" w:hAnsi="Segoe UI" w:cs="Segoe UI"/>
      <w:sz w:val="18"/>
      <w:szCs w:val="18"/>
    </w:rPr>
  </w:style>
  <w:style w:type="paragraph" w:styleId="FootnoteText">
    <w:name w:val="footnote text"/>
    <w:basedOn w:val="Normal"/>
    <w:link w:val="FootnoteTextChar"/>
    <w:uiPriority w:val="99"/>
    <w:semiHidden/>
    <w:unhideWhenUsed/>
    <w:rsid w:val="00DA28E7"/>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A28E7"/>
    <w:rPr>
      <w:sz w:val="20"/>
      <w:szCs w:val="20"/>
    </w:rPr>
  </w:style>
  <w:style w:type="character" w:styleId="FootnoteReference">
    <w:name w:val="footnote reference"/>
    <w:basedOn w:val="DefaultParagraphFont"/>
    <w:uiPriority w:val="99"/>
    <w:semiHidden/>
    <w:unhideWhenUsed/>
    <w:rsid w:val="00DA28E7"/>
    <w:rPr>
      <w:vertAlign w:val="superscript"/>
    </w:rPr>
  </w:style>
  <w:style w:type="character" w:styleId="Strong">
    <w:name w:val="Strong"/>
    <w:basedOn w:val="DefaultParagraphFont"/>
    <w:uiPriority w:val="22"/>
    <w:qFormat/>
    <w:rsid w:val="002F5E48"/>
    <w:rPr>
      <w:b/>
      <w:bCs/>
    </w:rPr>
  </w:style>
  <w:style w:type="character" w:styleId="CommentReference">
    <w:name w:val="annotation reference"/>
    <w:basedOn w:val="DefaultParagraphFont"/>
    <w:uiPriority w:val="99"/>
    <w:semiHidden/>
    <w:unhideWhenUsed/>
    <w:rsid w:val="004F090C"/>
    <w:rPr>
      <w:sz w:val="16"/>
      <w:szCs w:val="16"/>
    </w:rPr>
  </w:style>
  <w:style w:type="paragraph" w:styleId="CommentText">
    <w:name w:val="annotation text"/>
    <w:basedOn w:val="Normal"/>
    <w:link w:val="CommentTextChar"/>
    <w:uiPriority w:val="99"/>
    <w:unhideWhenUsed/>
    <w:rsid w:val="004F090C"/>
    <w:pPr>
      <w:spacing w:line="240" w:lineRule="auto"/>
    </w:pPr>
    <w:rPr>
      <w:sz w:val="20"/>
      <w:szCs w:val="20"/>
    </w:rPr>
  </w:style>
  <w:style w:type="character" w:styleId="CommentTextChar" w:customStyle="1">
    <w:name w:val="Comment Text Char"/>
    <w:basedOn w:val="DefaultParagraphFont"/>
    <w:link w:val="CommentText"/>
    <w:uiPriority w:val="99"/>
    <w:rsid w:val="004F090C"/>
    <w:rPr>
      <w:sz w:val="20"/>
      <w:szCs w:val="20"/>
    </w:rPr>
  </w:style>
  <w:style w:type="paragraph" w:styleId="CommentSubject">
    <w:name w:val="annotation subject"/>
    <w:basedOn w:val="CommentText"/>
    <w:next w:val="CommentText"/>
    <w:link w:val="CommentSubjectChar"/>
    <w:uiPriority w:val="99"/>
    <w:semiHidden/>
    <w:unhideWhenUsed/>
    <w:rsid w:val="004F090C"/>
    <w:rPr>
      <w:b/>
      <w:bCs/>
    </w:rPr>
  </w:style>
  <w:style w:type="character" w:styleId="CommentSubjectChar" w:customStyle="1">
    <w:name w:val="Comment Subject Char"/>
    <w:basedOn w:val="CommentTextChar"/>
    <w:link w:val="CommentSubject"/>
    <w:uiPriority w:val="99"/>
    <w:semiHidden/>
    <w:rsid w:val="004F090C"/>
    <w:rPr>
      <w:b/>
      <w:bCs/>
      <w:sz w:val="20"/>
      <w:szCs w:val="20"/>
    </w:rPr>
  </w:style>
  <w:style w:type="character" w:styleId="Hyperlink">
    <w:name w:val="Hyperlink"/>
    <w:basedOn w:val="DefaultParagraphFont"/>
    <w:uiPriority w:val="99"/>
    <w:unhideWhenUsed/>
    <w:rsid w:val="002B4BAA"/>
    <w:rPr>
      <w:color w:val="0563C1" w:themeColor="hyperlink"/>
      <w:u w:val="single"/>
    </w:rPr>
  </w:style>
  <w:style w:type="paragraph" w:styleId="Revision">
    <w:name w:val="Revision"/>
    <w:hidden/>
    <w:uiPriority w:val="99"/>
    <w:semiHidden/>
    <w:rsid w:val="008A7BE2"/>
    <w:pPr>
      <w:spacing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412819">
      <w:bodyDiv w:val="1"/>
      <w:marLeft w:val="0"/>
      <w:marRight w:val="0"/>
      <w:marTop w:val="0"/>
      <w:marBottom w:val="0"/>
      <w:divBdr>
        <w:top w:val="none" w:sz="0" w:space="0" w:color="auto"/>
        <w:left w:val="none" w:sz="0" w:space="0" w:color="auto"/>
        <w:bottom w:val="none" w:sz="0" w:space="0" w:color="auto"/>
        <w:right w:val="none" w:sz="0" w:space="0" w:color="auto"/>
      </w:divBdr>
    </w:div>
    <w:div w:id="413744056">
      <w:bodyDiv w:val="1"/>
      <w:marLeft w:val="0"/>
      <w:marRight w:val="0"/>
      <w:marTop w:val="0"/>
      <w:marBottom w:val="0"/>
      <w:divBdr>
        <w:top w:val="none" w:sz="0" w:space="0" w:color="auto"/>
        <w:left w:val="none" w:sz="0" w:space="0" w:color="auto"/>
        <w:bottom w:val="none" w:sz="0" w:space="0" w:color="auto"/>
        <w:right w:val="none" w:sz="0" w:space="0" w:color="auto"/>
      </w:divBdr>
    </w:div>
    <w:div w:id="690960678">
      <w:bodyDiv w:val="1"/>
      <w:marLeft w:val="0"/>
      <w:marRight w:val="0"/>
      <w:marTop w:val="0"/>
      <w:marBottom w:val="0"/>
      <w:divBdr>
        <w:top w:val="none" w:sz="0" w:space="0" w:color="auto"/>
        <w:left w:val="none" w:sz="0" w:space="0" w:color="auto"/>
        <w:bottom w:val="none" w:sz="0" w:space="0" w:color="auto"/>
        <w:right w:val="none" w:sz="0" w:space="0" w:color="auto"/>
      </w:divBdr>
    </w:div>
    <w:div w:id="835730887">
      <w:bodyDiv w:val="1"/>
      <w:marLeft w:val="0"/>
      <w:marRight w:val="0"/>
      <w:marTop w:val="0"/>
      <w:marBottom w:val="0"/>
      <w:divBdr>
        <w:top w:val="none" w:sz="0" w:space="0" w:color="auto"/>
        <w:left w:val="none" w:sz="0" w:space="0" w:color="auto"/>
        <w:bottom w:val="none" w:sz="0" w:space="0" w:color="auto"/>
        <w:right w:val="none" w:sz="0" w:space="0" w:color="auto"/>
      </w:divBdr>
    </w:div>
    <w:div w:id="1527795068">
      <w:bodyDiv w:val="1"/>
      <w:marLeft w:val="0"/>
      <w:marRight w:val="0"/>
      <w:marTop w:val="0"/>
      <w:marBottom w:val="0"/>
      <w:divBdr>
        <w:top w:val="none" w:sz="0" w:space="0" w:color="auto"/>
        <w:left w:val="none" w:sz="0" w:space="0" w:color="auto"/>
        <w:bottom w:val="none" w:sz="0" w:space="0" w:color="auto"/>
        <w:right w:val="none" w:sz="0" w:space="0" w:color="auto"/>
      </w:divBdr>
    </w:div>
    <w:div w:id="206729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glossaryDocument" Target="glossary/document.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D49347EA77C4D46BC39A953D4C9AEC2"/>
        <w:category>
          <w:name w:val="General"/>
          <w:gallery w:val="placeholder"/>
        </w:category>
        <w:types>
          <w:type w:val="bbPlcHdr"/>
        </w:types>
        <w:behaviors>
          <w:behavior w:val="content"/>
        </w:behaviors>
        <w:guid w:val="{92AFAE9D-8C46-4765-9E38-C3562398A624}"/>
      </w:docPartPr>
      <w:docPartBody>
        <w:p xmlns:wp14="http://schemas.microsoft.com/office/word/2010/wordml" w:rsidR="00233738" w:rsidP="009B1925" w:rsidRDefault="009B1925" w14:paraId="4BA9CA80" wp14:textId="77777777">
          <w:pPr>
            <w:pStyle w:val="9D49347EA77C4D46BC39A953D4C9AEC215"/>
          </w:pPr>
          <w:r>
            <w:rPr>
              <w:rStyle w:val="PlaceholderText"/>
            </w:rPr>
            <w:t>Enter teaching percentage</w:t>
          </w:r>
        </w:p>
      </w:docPartBody>
    </w:docPart>
    <w:docPart>
      <w:docPartPr>
        <w:name w:val="D30E51B3385546888D57CB13BC1B908F"/>
        <w:category>
          <w:name w:val="General"/>
          <w:gallery w:val="placeholder"/>
        </w:category>
        <w:types>
          <w:type w:val="bbPlcHdr"/>
        </w:types>
        <w:behaviors>
          <w:behavior w:val="content"/>
        </w:behaviors>
        <w:guid w:val="{02B82992-BA36-41F5-993E-0926ECC7C2E4}"/>
      </w:docPartPr>
      <w:docPartBody>
        <w:p xmlns:wp14="http://schemas.microsoft.com/office/word/2010/wordml" w:rsidR="00F73510" w:rsidP="009B1925" w:rsidRDefault="009B1925" w14:paraId="6E65F8FF" wp14:textId="77777777">
          <w:pPr>
            <w:pStyle w:val="D30E51B3385546888D57CB13BC1B908F15"/>
          </w:pPr>
          <w:r>
            <w:rPr>
              <w:rStyle w:val="PlaceholderText"/>
            </w:rPr>
            <w:t>Enter teaching percentage</w:t>
          </w:r>
        </w:p>
      </w:docPartBody>
    </w:docPart>
    <w:docPart>
      <w:docPartPr>
        <w:name w:val="DefaultPlaceholder_-1854013439"/>
        <w:category>
          <w:name w:val="General"/>
          <w:gallery w:val="placeholder"/>
        </w:category>
        <w:types>
          <w:type w:val="bbPlcHdr"/>
        </w:types>
        <w:behaviors>
          <w:behavior w:val="content"/>
        </w:behaviors>
        <w:guid w:val="{C0D3ABAE-140E-4502-BCEB-447B17648A9D}"/>
      </w:docPartPr>
      <w:docPartBody>
        <w:p xmlns:wp14="http://schemas.microsoft.com/office/word/2010/wordml" w:rsidR="00D9468A" w:rsidP="009B1925" w:rsidRDefault="009B1925" w14:paraId="210B7314" wp14:textId="77777777">
          <w:pPr>
            <w:pStyle w:val="DefaultPlaceholder-185401343916"/>
          </w:pPr>
          <w:r>
            <w:rPr>
              <w:rStyle w:val="PlaceholderText"/>
            </w:rPr>
            <w:t>Enter number</w:t>
          </w:r>
        </w:p>
      </w:docPartBody>
    </w:docPart>
    <w:docPart>
      <w:docPartPr>
        <w:name w:val="910D0206DB084C28898BC97D08E24251"/>
        <w:category>
          <w:name w:val="General"/>
          <w:gallery w:val="placeholder"/>
        </w:category>
        <w:types>
          <w:type w:val="bbPlcHdr"/>
        </w:types>
        <w:behaviors>
          <w:behavior w:val="content"/>
        </w:behaviors>
        <w:guid w:val="{395AE2FF-9E38-43C9-8FA8-6372B897028C}"/>
      </w:docPartPr>
      <w:docPartBody>
        <w:p xmlns:wp14="http://schemas.microsoft.com/office/word/2010/wordml" w:rsidR="00C5359D" w:rsidP="009B1925" w:rsidRDefault="009B1925" w14:paraId="2887F89D" wp14:textId="77777777">
          <w:pPr>
            <w:pStyle w:val="910D0206DB084C28898BC97D08E2425118"/>
          </w:pPr>
          <w:r>
            <w:rPr>
              <w:rStyle w:val="PlaceholderText"/>
            </w:rPr>
            <w:t>Enter number</w:t>
          </w:r>
        </w:p>
      </w:docPartBody>
    </w:docPart>
    <w:docPart>
      <w:docPartPr>
        <w:name w:val="9EB86F46C0564E229A524D5BD5B20009"/>
        <w:category>
          <w:name w:val="General"/>
          <w:gallery w:val="placeholder"/>
        </w:category>
        <w:types>
          <w:type w:val="bbPlcHdr"/>
        </w:types>
        <w:behaviors>
          <w:behavior w:val="content"/>
        </w:behaviors>
        <w:guid w:val="{EAB3BEAC-7CBC-40C8-9F64-4C73A1891CC9}"/>
      </w:docPartPr>
      <w:docPartBody>
        <w:p xmlns:wp14="http://schemas.microsoft.com/office/word/2010/wordml" w:rsidR="00C5359D" w:rsidP="009B1925" w:rsidRDefault="009B1925" w14:paraId="31F78515" wp14:textId="77777777">
          <w:pPr>
            <w:pStyle w:val="9EB86F46C0564E229A524D5BD5B200099"/>
          </w:pPr>
          <w:r>
            <w:rPr>
              <w:rStyle w:val="PlaceholderText"/>
            </w:rPr>
            <w:t>Enter research percentage</w:t>
          </w:r>
        </w:p>
      </w:docPartBody>
    </w:docPart>
    <w:docPart>
      <w:docPartPr>
        <w:name w:val="C2E861BE807A44F8A7B4FC6652ACEF58"/>
        <w:category>
          <w:name w:val="General"/>
          <w:gallery w:val="placeholder"/>
        </w:category>
        <w:types>
          <w:type w:val="bbPlcHdr"/>
        </w:types>
        <w:behaviors>
          <w:behavior w:val="content"/>
        </w:behaviors>
        <w:guid w:val="{58440DF9-F900-4D66-9AD4-291B6AE5FCF4}"/>
      </w:docPartPr>
      <w:docPartBody>
        <w:p xmlns:wp14="http://schemas.microsoft.com/office/word/2010/wordml" w:rsidR="00C5359D" w:rsidP="009B1925" w:rsidRDefault="009B1925" w14:paraId="1092BE18" wp14:textId="77777777">
          <w:pPr>
            <w:pStyle w:val="C2E861BE807A44F8A7B4FC6652ACEF588"/>
          </w:pPr>
          <w:r>
            <w:rPr>
              <w:rStyle w:val="PlaceholderText"/>
            </w:rPr>
            <w:t>Enter research percentage</w:t>
          </w:r>
        </w:p>
      </w:docPartBody>
    </w:docPart>
    <w:docPart>
      <w:docPartPr>
        <w:name w:val="CC10EDFEA77A43EEB816EA3AE29D51A8"/>
        <w:category>
          <w:name w:val="General"/>
          <w:gallery w:val="placeholder"/>
        </w:category>
        <w:types>
          <w:type w:val="bbPlcHdr"/>
        </w:types>
        <w:behaviors>
          <w:behavior w:val="content"/>
        </w:behaviors>
        <w:guid w:val="{04FE676F-AA8C-451B-9EAB-B2DA7C8E6BE3}"/>
      </w:docPartPr>
      <w:docPartBody>
        <w:p xmlns:wp14="http://schemas.microsoft.com/office/word/2010/wordml" w:rsidR="00C5359D" w:rsidP="009B1925" w:rsidRDefault="009B1925" w14:paraId="616D4BFD" wp14:textId="77777777">
          <w:pPr>
            <w:pStyle w:val="CC10EDFEA77A43EEB816EA3AE29D51A88"/>
          </w:pPr>
          <w:r>
            <w:rPr>
              <w:rStyle w:val="PlaceholderText"/>
            </w:rPr>
            <w:t>Enter service percentage</w:t>
          </w:r>
        </w:p>
      </w:docPartBody>
    </w:docPart>
    <w:docPart>
      <w:docPartPr>
        <w:name w:val="BA9AAB46952C42F0967236EDDEF61ECD"/>
        <w:category>
          <w:name w:val="General"/>
          <w:gallery w:val="placeholder"/>
        </w:category>
        <w:types>
          <w:type w:val="bbPlcHdr"/>
        </w:types>
        <w:behaviors>
          <w:behavior w:val="content"/>
        </w:behaviors>
        <w:guid w:val="{7337002D-AF6C-4467-8D10-58ED648BE338}"/>
      </w:docPartPr>
      <w:docPartBody>
        <w:p xmlns:wp14="http://schemas.microsoft.com/office/word/2010/wordml" w:rsidR="008C2056" w:rsidP="00CB18F0" w:rsidRDefault="00CB18F0" w14:paraId="37A2506C" wp14:textId="77777777">
          <w:pPr>
            <w:pStyle w:val="BA9AAB46952C42F0967236EDDEF61ECD"/>
          </w:pPr>
          <w:r w:rsidRPr="00C75CAC">
            <w:rPr>
              <w:rStyle w:val="PlaceholderText"/>
              <w:rFonts w:ascii="Times New Roman" w:hAnsi="Times New Roman" w:cs="Times New Roman"/>
              <w:color w:val="auto"/>
            </w:rPr>
            <w:t>Click here to enter YEAR.</w:t>
          </w:r>
        </w:p>
      </w:docPartBody>
    </w:docPart>
    <w:docPart>
      <w:docPartPr>
        <w:name w:val="0A7BC204EB024BD2BC75A5CF421F0D4D"/>
        <w:category>
          <w:name w:val="General"/>
          <w:gallery w:val="placeholder"/>
        </w:category>
        <w:types>
          <w:type w:val="bbPlcHdr"/>
        </w:types>
        <w:behaviors>
          <w:behavior w:val="content"/>
        </w:behaviors>
        <w:guid w:val="{4C8DD1AE-D809-4398-859B-48CE0948D35D}"/>
      </w:docPartPr>
      <w:docPartBody>
        <w:p xmlns:wp14="http://schemas.microsoft.com/office/word/2010/wordml" w:rsidR="008C2056" w:rsidP="00CB18F0" w:rsidRDefault="00CB18F0" w14:paraId="48B75FC3" wp14:textId="77777777">
          <w:pPr>
            <w:pStyle w:val="0A7BC204EB024BD2BC75A5CF421F0D4D"/>
          </w:pPr>
          <w:r>
            <w:rPr>
              <w:rStyle w:val="PlaceholderText"/>
            </w:rPr>
            <w:t>Enter number</w:t>
          </w:r>
        </w:p>
      </w:docPartBody>
    </w:docPart>
    <w:docPart>
      <w:docPartPr>
        <w:name w:val="11742449E9FC41E29026DD7D6594B2F6"/>
        <w:category>
          <w:name w:val="General"/>
          <w:gallery w:val="placeholder"/>
        </w:category>
        <w:types>
          <w:type w:val="bbPlcHdr"/>
        </w:types>
        <w:behaviors>
          <w:behavior w:val="content"/>
        </w:behaviors>
        <w:guid w:val="{605930BC-CDEC-4998-973B-2F9C42AA50C6}"/>
      </w:docPartPr>
      <w:docPartBody>
        <w:p xmlns:wp14="http://schemas.microsoft.com/office/word/2010/wordml" w:rsidR="008C2056" w:rsidP="00CB18F0" w:rsidRDefault="00CB18F0" w14:paraId="623F1EEF" wp14:textId="77777777">
          <w:pPr>
            <w:pStyle w:val="11742449E9FC41E29026DD7D6594B2F6"/>
          </w:pPr>
          <w:r>
            <w:rPr>
              <w:rStyle w:val="PlaceholderText"/>
            </w:rPr>
            <w:t>Enter number</w:t>
          </w:r>
        </w:p>
      </w:docPartBody>
    </w:docPart>
    <w:docPart>
      <w:docPartPr>
        <w:name w:val="1895DB5045BE44DD9404BF9683DA6018"/>
        <w:category>
          <w:name w:val="General"/>
          <w:gallery w:val="placeholder"/>
        </w:category>
        <w:types>
          <w:type w:val="bbPlcHdr"/>
        </w:types>
        <w:behaviors>
          <w:behavior w:val="content"/>
        </w:behaviors>
        <w:guid w:val="{00F1491E-8EB4-4EC5-83BB-FEC0D8DFDD7B}"/>
      </w:docPartPr>
      <w:docPartBody>
        <w:p xmlns:wp14="http://schemas.microsoft.com/office/word/2010/wordml" w:rsidR="008C2056" w:rsidP="00CB18F0" w:rsidRDefault="00CB18F0" w14:paraId="3B98E49D" wp14:textId="77777777">
          <w:pPr>
            <w:pStyle w:val="1895DB5045BE44DD9404BF9683DA6018"/>
          </w:pPr>
          <w:r>
            <w:rPr>
              <w:rStyle w:val="PlaceholderText"/>
            </w:rPr>
            <w:t>Enter number</w:t>
          </w:r>
        </w:p>
      </w:docPartBody>
    </w:docPart>
    <w:docPart>
      <w:docPartPr>
        <w:name w:val="3FA532028E34486FA3FAF60A44AF283C"/>
        <w:category>
          <w:name w:val="General"/>
          <w:gallery w:val="placeholder"/>
        </w:category>
        <w:types>
          <w:type w:val="bbPlcHdr"/>
        </w:types>
        <w:behaviors>
          <w:behavior w:val="content"/>
        </w:behaviors>
        <w:guid w:val="{5BFC86EE-F92A-4B58-9D79-7EF165618457}"/>
      </w:docPartPr>
      <w:docPartBody>
        <w:p xmlns:wp14="http://schemas.microsoft.com/office/word/2010/wordml" w:rsidR="008C2056" w:rsidP="00CB18F0" w:rsidRDefault="00CB18F0" w14:paraId="152E8DDB" wp14:textId="77777777">
          <w:pPr>
            <w:pStyle w:val="3FA532028E34486FA3FAF60A44AF283C"/>
          </w:pPr>
          <w:r>
            <w:rPr>
              <w:rStyle w:val="PlaceholderText"/>
            </w:rPr>
            <w:t>Enter number</w:t>
          </w:r>
        </w:p>
      </w:docPartBody>
    </w:docPart>
    <w:docPart>
      <w:docPartPr>
        <w:name w:val="7E5183E01D9E4098B2A4D4EDC45E5F8E"/>
        <w:category>
          <w:name w:val="General"/>
          <w:gallery w:val="placeholder"/>
        </w:category>
        <w:types>
          <w:type w:val="bbPlcHdr"/>
        </w:types>
        <w:behaviors>
          <w:behavior w:val="content"/>
        </w:behaviors>
        <w:guid w:val="{68484ADA-3EDD-4BC0-8124-CC21340F7D87}"/>
      </w:docPartPr>
      <w:docPartBody>
        <w:p xmlns:wp14="http://schemas.microsoft.com/office/word/2010/wordml" w:rsidR="008C2056" w:rsidP="00CB18F0" w:rsidRDefault="00CB18F0" w14:paraId="23B6ED96" wp14:textId="77777777">
          <w:pPr>
            <w:pStyle w:val="7E5183E01D9E4098B2A4D4EDC45E5F8E"/>
          </w:pPr>
          <w:r>
            <w:rPr>
              <w:rStyle w:val="PlaceholderText"/>
            </w:rPr>
            <w:t>Enter number</w:t>
          </w:r>
        </w:p>
      </w:docPartBody>
    </w:docPart>
    <w:docPart>
      <w:docPartPr>
        <w:name w:val="A66C29C0A6A1416F8A250E6CE715D958"/>
        <w:category>
          <w:name w:val="General"/>
          <w:gallery w:val="placeholder"/>
        </w:category>
        <w:types>
          <w:type w:val="bbPlcHdr"/>
        </w:types>
        <w:behaviors>
          <w:behavior w:val="content"/>
        </w:behaviors>
        <w:guid w:val="{672F7CB5-F227-4F07-A2FC-F454FAD397A0}"/>
      </w:docPartPr>
      <w:docPartBody>
        <w:p xmlns:wp14="http://schemas.microsoft.com/office/word/2010/wordml" w:rsidR="008C2056" w:rsidP="00CB18F0" w:rsidRDefault="00CB18F0" w14:paraId="373B80E6" wp14:textId="77777777">
          <w:pPr>
            <w:pStyle w:val="A66C29C0A6A1416F8A250E6CE715D958"/>
          </w:pPr>
          <w:r>
            <w:rPr>
              <w:rStyle w:val="PlaceholderText"/>
            </w:rPr>
            <w:t>Enter number</w:t>
          </w:r>
        </w:p>
      </w:docPartBody>
    </w:docPart>
    <w:docPart>
      <w:docPartPr>
        <w:name w:val="5FCF5602BB184D828D23E6DB8FC241A0"/>
        <w:category>
          <w:name w:val="General"/>
          <w:gallery w:val="placeholder"/>
        </w:category>
        <w:types>
          <w:type w:val="bbPlcHdr"/>
        </w:types>
        <w:behaviors>
          <w:behavior w:val="content"/>
        </w:behaviors>
        <w:guid w:val="{D17F9330-264C-4A6F-BB4E-5D4115BB84E5}"/>
      </w:docPartPr>
      <w:docPartBody>
        <w:p xmlns:wp14="http://schemas.microsoft.com/office/word/2010/wordml" w:rsidR="008C2056" w:rsidP="00CB18F0" w:rsidRDefault="00CB18F0" w14:paraId="03034E9B" wp14:textId="77777777">
          <w:pPr>
            <w:pStyle w:val="5FCF5602BB184D828D23E6DB8FC241A0"/>
          </w:pPr>
          <w:r>
            <w:rPr>
              <w:rStyle w:val="PlaceholderText"/>
            </w:rPr>
            <w:t>Enter number</w:t>
          </w:r>
        </w:p>
      </w:docPartBody>
    </w:docPart>
    <w:docPart>
      <w:docPartPr>
        <w:name w:val="17969C1B49B144109982F9C45B4F6FD3"/>
        <w:category>
          <w:name w:val="General"/>
          <w:gallery w:val="placeholder"/>
        </w:category>
        <w:types>
          <w:type w:val="bbPlcHdr"/>
        </w:types>
        <w:behaviors>
          <w:behavior w:val="content"/>
        </w:behaviors>
        <w:guid w:val="{8AAD2C9D-A09A-423C-B443-76845A1A2380}"/>
      </w:docPartPr>
      <w:docPartBody>
        <w:p xmlns:wp14="http://schemas.microsoft.com/office/word/2010/wordml" w:rsidR="008C2056" w:rsidP="00CB18F0" w:rsidRDefault="00CB18F0" w14:paraId="0364F06A" wp14:textId="77777777">
          <w:pPr>
            <w:pStyle w:val="17969C1B49B144109982F9C45B4F6FD3"/>
          </w:pPr>
          <w:r>
            <w:rPr>
              <w:rStyle w:val="PlaceholderText"/>
            </w:rPr>
            <w:t>Enter number</w:t>
          </w:r>
        </w:p>
      </w:docPartBody>
    </w:docPart>
    <w:docPart>
      <w:docPartPr>
        <w:name w:val="2CD0A9D2D23A48DCA54B380AFB6B356B"/>
        <w:category>
          <w:name w:val="General"/>
          <w:gallery w:val="placeholder"/>
        </w:category>
        <w:types>
          <w:type w:val="bbPlcHdr"/>
        </w:types>
        <w:behaviors>
          <w:behavior w:val="content"/>
        </w:behaviors>
        <w:guid w:val="{39C747D0-BB62-4C6D-9E83-33381E98856A}"/>
      </w:docPartPr>
      <w:docPartBody>
        <w:p xmlns:wp14="http://schemas.microsoft.com/office/word/2010/wordml" w:rsidR="008C2056" w:rsidP="00CB18F0" w:rsidRDefault="00CB18F0" w14:paraId="13BB4252" wp14:textId="77777777">
          <w:pPr>
            <w:pStyle w:val="2CD0A9D2D23A48DCA54B380AFB6B356B"/>
          </w:pPr>
          <w:r>
            <w:rPr>
              <w:rStyle w:val="PlaceholderText"/>
            </w:rPr>
            <w:t>Enter number</w:t>
          </w:r>
        </w:p>
      </w:docPartBody>
    </w:docPart>
    <w:docPart>
      <w:docPartPr>
        <w:name w:val="00A83A1700E14F768EDB9161A824D476"/>
        <w:category>
          <w:name w:val="General"/>
          <w:gallery w:val="placeholder"/>
        </w:category>
        <w:types>
          <w:type w:val="bbPlcHdr"/>
        </w:types>
        <w:behaviors>
          <w:behavior w:val="content"/>
        </w:behaviors>
        <w:guid w:val="{E961CB3C-7110-43FA-A5F4-7A419993744D}"/>
      </w:docPartPr>
      <w:docPartBody>
        <w:p xmlns:wp14="http://schemas.microsoft.com/office/word/2010/wordml" w:rsidR="008C2056" w:rsidP="00CB18F0" w:rsidRDefault="00CB18F0" w14:paraId="4BB2F0E4" wp14:textId="77777777">
          <w:pPr>
            <w:pStyle w:val="00A83A1700E14F768EDB9161A824D476"/>
          </w:pPr>
          <w:r>
            <w:rPr>
              <w:rStyle w:val="PlaceholderText"/>
            </w:rPr>
            <w:t>Enter number</w:t>
          </w:r>
        </w:p>
      </w:docPartBody>
    </w:docPart>
    <w:docPart>
      <w:docPartPr>
        <w:name w:val="69679E8434604A65AFDCC9692C7B6C3E"/>
        <w:category>
          <w:name w:val="General"/>
          <w:gallery w:val="placeholder"/>
        </w:category>
        <w:types>
          <w:type w:val="bbPlcHdr"/>
        </w:types>
        <w:behaviors>
          <w:behavior w:val="content"/>
        </w:behaviors>
        <w:guid w:val="{2BD7F614-0F92-44F8-9881-3AA1F9201DBE}"/>
      </w:docPartPr>
      <w:docPartBody>
        <w:p xmlns:wp14="http://schemas.microsoft.com/office/word/2010/wordml" w:rsidR="008C2056" w:rsidP="00CB18F0" w:rsidRDefault="00CB18F0" w14:paraId="72B90B1D" wp14:textId="77777777">
          <w:pPr>
            <w:pStyle w:val="69679E8434604A65AFDCC9692C7B6C3E"/>
          </w:pPr>
          <w:r w:rsidRPr="0017719C">
            <w:rPr>
              <w:rStyle w:val="PlaceholderText"/>
            </w:rPr>
            <w:t xml:space="preserve">Click here to enter </w:t>
          </w:r>
          <w:r>
            <w:rPr>
              <w:rStyle w:val="PlaceholderText"/>
            </w:rPr>
            <w:t>number</w:t>
          </w:r>
          <w:r w:rsidRPr="0017719C">
            <w:rPr>
              <w:rStyle w:val="PlaceholderText"/>
            </w:rPr>
            <w:t xml:space="preserve"> of publications.</w:t>
          </w:r>
        </w:p>
      </w:docPartBody>
    </w:docPart>
    <w:docPart>
      <w:docPartPr>
        <w:name w:val="4899E7DBBFC94F94993DCDDDE606CF5B"/>
        <w:category>
          <w:name w:val="General"/>
          <w:gallery w:val="placeholder"/>
        </w:category>
        <w:types>
          <w:type w:val="bbPlcHdr"/>
        </w:types>
        <w:behaviors>
          <w:behavior w:val="content"/>
        </w:behaviors>
        <w:guid w:val="{F1ACF26B-B586-4D20-BA11-3E24DE478599}"/>
      </w:docPartPr>
      <w:docPartBody>
        <w:p xmlns:wp14="http://schemas.microsoft.com/office/word/2010/wordml" w:rsidR="008C2056" w:rsidP="00CB18F0" w:rsidRDefault="00CB18F0" w14:paraId="46C36622" wp14:textId="77777777">
          <w:pPr>
            <w:pStyle w:val="4899E7DBBFC94F94993DCDDDE606CF5B"/>
          </w:pPr>
          <w:r w:rsidRPr="0017719C">
            <w:rPr>
              <w:rStyle w:val="PlaceholderText"/>
            </w:rPr>
            <w:t xml:space="preserve">Click here to enter </w:t>
          </w:r>
          <w:r>
            <w:rPr>
              <w:rStyle w:val="PlaceholderText"/>
            </w:rPr>
            <w:t>number</w:t>
          </w:r>
          <w:r w:rsidRPr="0017719C">
            <w:rPr>
              <w:rStyle w:val="PlaceholderText"/>
            </w:rPr>
            <w:t xml:space="preserve"> of articles.</w:t>
          </w:r>
        </w:p>
      </w:docPartBody>
    </w:docPart>
    <w:docPart>
      <w:docPartPr>
        <w:name w:val="835812D9E97B4B3A93245CBE463590B2"/>
        <w:category>
          <w:name w:val="General"/>
          <w:gallery w:val="placeholder"/>
        </w:category>
        <w:types>
          <w:type w:val="bbPlcHdr"/>
        </w:types>
        <w:behaviors>
          <w:behavior w:val="content"/>
        </w:behaviors>
        <w:guid w:val="{6D3AB57C-7EDE-49BF-AA23-C9B27C962406}"/>
      </w:docPartPr>
      <w:docPartBody>
        <w:p xmlns:wp14="http://schemas.microsoft.com/office/word/2010/wordml" w:rsidR="008C2056" w:rsidP="00CB18F0" w:rsidRDefault="00CB18F0" w14:paraId="6941E235" wp14:textId="77777777">
          <w:pPr>
            <w:pStyle w:val="835812D9E97B4B3A93245CBE463590B2"/>
          </w:pPr>
          <w:r w:rsidRPr="0017719C">
            <w:rPr>
              <w:rStyle w:val="PlaceholderText"/>
            </w:rPr>
            <w:t xml:space="preserve">Click here to enter </w:t>
          </w:r>
          <w:r>
            <w:rPr>
              <w:rStyle w:val="PlaceholderText"/>
            </w:rPr>
            <w:t>number</w:t>
          </w:r>
          <w:r w:rsidRPr="0017719C">
            <w:rPr>
              <w:rStyle w:val="PlaceholderText"/>
            </w:rPr>
            <w:t xml:space="preserve"> of scholarly works.</w:t>
          </w:r>
        </w:p>
      </w:docPartBody>
    </w:docPart>
    <w:docPart>
      <w:docPartPr>
        <w:name w:val="E0E8DB5AC01D4C3B84391A1863FA44BC"/>
        <w:category>
          <w:name w:val="General"/>
          <w:gallery w:val="placeholder"/>
        </w:category>
        <w:types>
          <w:type w:val="bbPlcHdr"/>
        </w:types>
        <w:behaviors>
          <w:behavior w:val="content"/>
        </w:behaviors>
        <w:guid w:val="{E3F43B93-5583-4DF1-9922-9B73E716A786}"/>
      </w:docPartPr>
      <w:docPartBody>
        <w:p xmlns:wp14="http://schemas.microsoft.com/office/word/2010/wordml" w:rsidR="008C2056" w:rsidP="00CB18F0" w:rsidRDefault="00CB18F0" w14:paraId="5854614D" wp14:textId="77777777">
          <w:pPr>
            <w:pStyle w:val="E0E8DB5AC01D4C3B84391A1863FA44BC"/>
          </w:pPr>
          <w:r w:rsidRPr="0017719C">
            <w:rPr>
              <w:rStyle w:val="PlaceholderText"/>
            </w:rPr>
            <w:t xml:space="preserve">Click here to enter </w:t>
          </w:r>
          <w:r>
            <w:rPr>
              <w:rStyle w:val="PlaceholderText"/>
            </w:rPr>
            <w:t>number</w:t>
          </w:r>
          <w:r w:rsidRPr="0017719C">
            <w:rPr>
              <w:rStyle w:val="PlaceholderText"/>
            </w:rPr>
            <w:t xml:space="preserve"> of books.</w:t>
          </w:r>
        </w:p>
      </w:docPartBody>
    </w:docPart>
    <w:docPart>
      <w:docPartPr>
        <w:name w:val="276A42005E104119A1C9D2526C1DD4A8"/>
        <w:category>
          <w:name w:val="General"/>
          <w:gallery w:val="placeholder"/>
        </w:category>
        <w:types>
          <w:type w:val="bbPlcHdr"/>
        </w:types>
        <w:behaviors>
          <w:behavior w:val="content"/>
        </w:behaviors>
        <w:guid w:val="{1939299C-ED47-4E9C-8081-7AE9DE06006B}"/>
      </w:docPartPr>
      <w:docPartBody>
        <w:p xmlns:wp14="http://schemas.microsoft.com/office/word/2010/wordml" w:rsidR="008C2056" w:rsidP="00CB18F0" w:rsidRDefault="00CB18F0" w14:paraId="29BE89DF" wp14:textId="77777777">
          <w:pPr>
            <w:pStyle w:val="276A42005E104119A1C9D2526C1DD4A8"/>
          </w:pPr>
          <w:r w:rsidRPr="0017719C">
            <w:rPr>
              <w:rStyle w:val="PlaceholderText"/>
            </w:rPr>
            <w:t xml:space="preserve">Click here to enter </w:t>
          </w:r>
          <w:r>
            <w:rPr>
              <w:rStyle w:val="PlaceholderText"/>
            </w:rPr>
            <w:t>number</w:t>
          </w:r>
          <w:r w:rsidRPr="0017719C">
            <w:rPr>
              <w:rStyle w:val="PlaceholderText"/>
            </w:rPr>
            <w:t xml:space="preserve"> of book chapters</w:t>
          </w:r>
          <w:r w:rsidRPr="00C75CAC">
            <w:rPr>
              <w:rStyle w:val="PlaceholderText"/>
              <w:rFonts w:ascii="Times New Roman" w:hAnsi="Times New Roman" w:cs="Times New Roman"/>
              <w:color w:val="auto"/>
            </w:rPr>
            <w:t>.</w:t>
          </w:r>
        </w:p>
      </w:docPartBody>
    </w:docPart>
    <w:docPart>
      <w:docPartPr>
        <w:name w:val="CAE5F169076242FB942A6D153E27137B"/>
        <w:category>
          <w:name w:val="General"/>
          <w:gallery w:val="placeholder"/>
        </w:category>
        <w:types>
          <w:type w:val="bbPlcHdr"/>
        </w:types>
        <w:behaviors>
          <w:behavior w:val="content"/>
        </w:behaviors>
        <w:guid w:val="{7062D0CE-B91B-46F2-B58B-93C0CDB028C1}"/>
      </w:docPartPr>
      <w:docPartBody>
        <w:p xmlns:wp14="http://schemas.microsoft.com/office/word/2010/wordml" w:rsidR="008C2056" w:rsidP="00CB18F0" w:rsidRDefault="00CB18F0" w14:paraId="3E1E3F69" wp14:textId="77777777">
          <w:pPr>
            <w:pStyle w:val="CAE5F169076242FB942A6D153E27137B"/>
          </w:pPr>
          <w:r w:rsidRPr="0017719C">
            <w:rPr>
              <w:rStyle w:val="PlaceholderText"/>
            </w:rPr>
            <w:t>Click here to enter</w:t>
          </w:r>
          <w:r>
            <w:rPr>
              <w:rStyle w:val="PlaceholderText"/>
            </w:rPr>
            <w:t xml:space="preserve"> number</w:t>
          </w:r>
          <w:r w:rsidRPr="0017719C">
            <w:rPr>
              <w:rStyle w:val="PlaceholderText"/>
            </w:rPr>
            <w:t xml:space="preserve"> of conference proceedings.</w:t>
          </w:r>
        </w:p>
      </w:docPartBody>
    </w:docPart>
    <w:docPart>
      <w:docPartPr>
        <w:name w:val="B23917F5006A4CE582116780A432D513"/>
        <w:category>
          <w:name w:val="General"/>
          <w:gallery w:val="placeholder"/>
        </w:category>
        <w:types>
          <w:type w:val="bbPlcHdr"/>
        </w:types>
        <w:behaviors>
          <w:behavior w:val="content"/>
        </w:behaviors>
        <w:guid w:val="{17AA1B3C-A713-4378-9B0B-3EB30346E11F}"/>
      </w:docPartPr>
      <w:docPartBody>
        <w:p xmlns:wp14="http://schemas.microsoft.com/office/word/2010/wordml" w:rsidR="008C2056" w:rsidP="00CB18F0" w:rsidRDefault="00CB18F0" w14:paraId="3E58D5E8" wp14:textId="77777777">
          <w:pPr>
            <w:pStyle w:val="B23917F5006A4CE582116780A432D513"/>
          </w:pPr>
          <w:r w:rsidRPr="0017719C">
            <w:rPr>
              <w:rStyle w:val="PlaceholderText"/>
            </w:rPr>
            <w:t xml:space="preserve">Click here to enter </w:t>
          </w:r>
          <w:r>
            <w:rPr>
              <w:rStyle w:val="PlaceholderText"/>
            </w:rPr>
            <w:t>number</w:t>
          </w:r>
          <w:r w:rsidRPr="0017719C">
            <w:rPr>
              <w:rStyle w:val="PlaceholderText"/>
            </w:rPr>
            <w:t xml:space="preserve"> of book reviews/short communications.</w:t>
          </w:r>
        </w:p>
      </w:docPartBody>
    </w:docPart>
    <w:docPart>
      <w:docPartPr>
        <w:name w:val="E14B24199A2649C895DD6EBE473721B6"/>
        <w:category>
          <w:name w:val="General"/>
          <w:gallery w:val="placeholder"/>
        </w:category>
        <w:types>
          <w:type w:val="bbPlcHdr"/>
        </w:types>
        <w:behaviors>
          <w:behavior w:val="content"/>
        </w:behaviors>
        <w:guid w:val="{AE7FB1F9-C731-4F96-B99F-63893FD0EBCA}"/>
      </w:docPartPr>
      <w:docPartBody>
        <w:p xmlns:wp14="http://schemas.microsoft.com/office/word/2010/wordml" w:rsidR="008C2056" w:rsidP="00CB18F0" w:rsidRDefault="00CB18F0" w14:paraId="3A8EB397" wp14:textId="77777777">
          <w:pPr>
            <w:pStyle w:val="E14B24199A2649C895DD6EBE473721B6"/>
          </w:pPr>
          <w:r w:rsidRPr="0017719C">
            <w:rPr>
              <w:rStyle w:val="PlaceholderText"/>
            </w:rPr>
            <w:t xml:space="preserve">Click here to enter </w:t>
          </w:r>
          <w:r>
            <w:rPr>
              <w:rStyle w:val="PlaceholderText"/>
            </w:rPr>
            <w:t>number</w:t>
          </w:r>
          <w:r w:rsidRPr="0017719C">
            <w:rPr>
              <w:rStyle w:val="PlaceholderText"/>
            </w:rPr>
            <w:t xml:space="preserve"> of invited presentations.</w:t>
          </w:r>
        </w:p>
      </w:docPartBody>
    </w:docPart>
    <w:docPart>
      <w:docPartPr>
        <w:name w:val="5F13B94C301446DD994D4217171B301D"/>
        <w:category>
          <w:name w:val="General"/>
          <w:gallery w:val="placeholder"/>
        </w:category>
        <w:types>
          <w:type w:val="bbPlcHdr"/>
        </w:types>
        <w:behaviors>
          <w:behavior w:val="content"/>
        </w:behaviors>
        <w:guid w:val="{3F22226D-B228-4562-A0A6-2987D990C4FB}"/>
      </w:docPartPr>
      <w:docPartBody>
        <w:p xmlns:wp14="http://schemas.microsoft.com/office/word/2010/wordml" w:rsidR="008C2056" w:rsidP="00CB18F0" w:rsidRDefault="00CB18F0" w14:paraId="5A778DF1" wp14:textId="77777777">
          <w:pPr>
            <w:pStyle w:val="5F13B94C301446DD994D4217171B301D"/>
          </w:pPr>
          <w:r w:rsidRPr="0017719C">
            <w:rPr>
              <w:rStyle w:val="PlaceholderText"/>
            </w:rPr>
            <w:t>Click here to enter</w:t>
          </w:r>
          <w:r>
            <w:rPr>
              <w:rStyle w:val="PlaceholderText"/>
            </w:rPr>
            <w:t xml:space="preserve"> number </w:t>
          </w:r>
          <w:r w:rsidRPr="0017719C">
            <w:rPr>
              <w:rStyle w:val="PlaceholderText"/>
            </w:rPr>
            <w:t>of self-initiated presentations.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0C"/>
    <w:rsid w:val="00026A38"/>
    <w:rsid w:val="000543E4"/>
    <w:rsid w:val="000710AB"/>
    <w:rsid w:val="00085CAF"/>
    <w:rsid w:val="00087234"/>
    <w:rsid w:val="000B36C8"/>
    <w:rsid w:val="00116362"/>
    <w:rsid w:val="002019F2"/>
    <w:rsid w:val="0021750C"/>
    <w:rsid w:val="00233738"/>
    <w:rsid w:val="00263421"/>
    <w:rsid w:val="002C3D46"/>
    <w:rsid w:val="00302611"/>
    <w:rsid w:val="00397778"/>
    <w:rsid w:val="00432BD5"/>
    <w:rsid w:val="00465DF8"/>
    <w:rsid w:val="0049611C"/>
    <w:rsid w:val="00547160"/>
    <w:rsid w:val="005829DE"/>
    <w:rsid w:val="00591EA2"/>
    <w:rsid w:val="00637030"/>
    <w:rsid w:val="006560C6"/>
    <w:rsid w:val="00737C5B"/>
    <w:rsid w:val="007B71E7"/>
    <w:rsid w:val="00802D1F"/>
    <w:rsid w:val="008C2056"/>
    <w:rsid w:val="008F6A29"/>
    <w:rsid w:val="00953CEF"/>
    <w:rsid w:val="009763D0"/>
    <w:rsid w:val="009B1925"/>
    <w:rsid w:val="00A61A5D"/>
    <w:rsid w:val="00B67999"/>
    <w:rsid w:val="00BB3EEE"/>
    <w:rsid w:val="00C5359D"/>
    <w:rsid w:val="00CB18F0"/>
    <w:rsid w:val="00CB3A41"/>
    <w:rsid w:val="00D9468A"/>
    <w:rsid w:val="00DB037A"/>
    <w:rsid w:val="00DC436B"/>
    <w:rsid w:val="00DC43B2"/>
    <w:rsid w:val="00E36CE4"/>
    <w:rsid w:val="00F73510"/>
    <w:rsid w:val="00F74A58"/>
    <w:rsid w:val="00F819A6"/>
    <w:rsid w:val="00F85072"/>
    <w:rsid w:val="00FA4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18F0"/>
    <w:rPr>
      <w:color w:val="808080"/>
    </w:rPr>
  </w:style>
  <w:style w:type="paragraph" w:customStyle="1" w:styleId="BA9AAB46952C42F0967236EDDEF61ECD">
    <w:name w:val="BA9AAB46952C42F0967236EDDEF61ECD"/>
    <w:rsid w:val="00CB18F0"/>
  </w:style>
  <w:style w:type="paragraph" w:customStyle="1" w:styleId="9D49347EA77C4D46BC39A953D4C9AEC215">
    <w:name w:val="9D49347EA77C4D46BC39A953D4C9AEC215"/>
    <w:rsid w:val="009B1925"/>
    <w:rPr>
      <w:rFonts w:eastAsiaTheme="minorHAnsi"/>
    </w:rPr>
  </w:style>
  <w:style w:type="paragraph" w:customStyle="1" w:styleId="9EB86F46C0564E229A524D5BD5B200099">
    <w:name w:val="9EB86F46C0564E229A524D5BD5B200099"/>
    <w:rsid w:val="009B1925"/>
    <w:rPr>
      <w:rFonts w:eastAsiaTheme="minorHAnsi"/>
    </w:rPr>
  </w:style>
  <w:style w:type="paragraph" w:customStyle="1" w:styleId="D30E51B3385546888D57CB13BC1B908F15">
    <w:name w:val="D30E51B3385546888D57CB13BC1B908F15"/>
    <w:rsid w:val="009B1925"/>
    <w:rPr>
      <w:rFonts w:eastAsiaTheme="minorHAnsi"/>
    </w:rPr>
  </w:style>
  <w:style w:type="paragraph" w:customStyle="1" w:styleId="C2E861BE807A44F8A7B4FC6652ACEF588">
    <w:name w:val="C2E861BE807A44F8A7B4FC6652ACEF588"/>
    <w:rsid w:val="009B1925"/>
    <w:rPr>
      <w:rFonts w:eastAsiaTheme="minorHAnsi"/>
    </w:rPr>
  </w:style>
  <w:style w:type="paragraph" w:customStyle="1" w:styleId="CC10EDFEA77A43EEB816EA3AE29D51A88">
    <w:name w:val="CC10EDFEA77A43EEB816EA3AE29D51A88"/>
    <w:rsid w:val="009B1925"/>
    <w:rPr>
      <w:rFonts w:eastAsiaTheme="minorHAnsi"/>
    </w:rPr>
  </w:style>
  <w:style w:type="paragraph" w:customStyle="1" w:styleId="910D0206DB084C28898BC97D08E2425118">
    <w:name w:val="910D0206DB084C28898BC97D08E2425118"/>
    <w:rsid w:val="009B1925"/>
    <w:rPr>
      <w:rFonts w:eastAsiaTheme="minorHAnsi"/>
    </w:rPr>
  </w:style>
  <w:style w:type="paragraph" w:customStyle="1" w:styleId="DefaultPlaceholder-185401343916">
    <w:name w:val="DefaultPlaceholder_-185401343916"/>
    <w:rsid w:val="009B1925"/>
    <w:rPr>
      <w:rFonts w:eastAsiaTheme="minorHAnsi"/>
    </w:rPr>
  </w:style>
  <w:style w:type="paragraph" w:customStyle="1" w:styleId="0A7BC204EB024BD2BC75A5CF421F0D4D">
    <w:name w:val="0A7BC204EB024BD2BC75A5CF421F0D4D"/>
    <w:rsid w:val="00CB18F0"/>
  </w:style>
  <w:style w:type="paragraph" w:customStyle="1" w:styleId="11742449E9FC41E29026DD7D6594B2F6">
    <w:name w:val="11742449E9FC41E29026DD7D6594B2F6"/>
    <w:rsid w:val="00CB18F0"/>
  </w:style>
  <w:style w:type="paragraph" w:customStyle="1" w:styleId="1895DB5045BE44DD9404BF9683DA6018">
    <w:name w:val="1895DB5045BE44DD9404BF9683DA6018"/>
    <w:rsid w:val="00CB18F0"/>
  </w:style>
  <w:style w:type="paragraph" w:customStyle="1" w:styleId="3FA532028E34486FA3FAF60A44AF283C">
    <w:name w:val="3FA532028E34486FA3FAF60A44AF283C"/>
    <w:rsid w:val="00CB18F0"/>
  </w:style>
  <w:style w:type="paragraph" w:customStyle="1" w:styleId="7E5183E01D9E4098B2A4D4EDC45E5F8E">
    <w:name w:val="7E5183E01D9E4098B2A4D4EDC45E5F8E"/>
    <w:rsid w:val="00CB18F0"/>
  </w:style>
  <w:style w:type="paragraph" w:customStyle="1" w:styleId="A66C29C0A6A1416F8A250E6CE715D958">
    <w:name w:val="A66C29C0A6A1416F8A250E6CE715D958"/>
    <w:rsid w:val="00CB18F0"/>
  </w:style>
  <w:style w:type="paragraph" w:customStyle="1" w:styleId="5FCF5602BB184D828D23E6DB8FC241A0">
    <w:name w:val="5FCF5602BB184D828D23E6DB8FC241A0"/>
    <w:rsid w:val="00CB18F0"/>
  </w:style>
  <w:style w:type="paragraph" w:customStyle="1" w:styleId="17969C1B49B144109982F9C45B4F6FD3">
    <w:name w:val="17969C1B49B144109982F9C45B4F6FD3"/>
    <w:rsid w:val="00CB18F0"/>
  </w:style>
  <w:style w:type="paragraph" w:customStyle="1" w:styleId="2CD0A9D2D23A48DCA54B380AFB6B356B">
    <w:name w:val="2CD0A9D2D23A48DCA54B380AFB6B356B"/>
    <w:rsid w:val="00CB18F0"/>
  </w:style>
  <w:style w:type="paragraph" w:customStyle="1" w:styleId="00A83A1700E14F768EDB9161A824D476">
    <w:name w:val="00A83A1700E14F768EDB9161A824D476"/>
    <w:rsid w:val="00CB18F0"/>
  </w:style>
  <w:style w:type="paragraph" w:customStyle="1" w:styleId="69679E8434604A65AFDCC9692C7B6C3E">
    <w:name w:val="69679E8434604A65AFDCC9692C7B6C3E"/>
    <w:rsid w:val="00CB18F0"/>
  </w:style>
  <w:style w:type="paragraph" w:customStyle="1" w:styleId="4899E7DBBFC94F94993DCDDDE606CF5B">
    <w:name w:val="4899E7DBBFC94F94993DCDDDE606CF5B"/>
    <w:rsid w:val="00CB18F0"/>
  </w:style>
  <w:style w:type="paragraph" w:customStyle="1" w:styleId="835812D9E97B4B3A93245CBE463590B2">
    <w:name w:val="835812D9E97B4B3A93245CBE463590B2"/>
    <w:rsid w:val="00CB18F0"/>
  </w:style>
  <w:style w:type="paragraph" w:customStyle="1" w:styleId="E0E8DB5AC01D4C3B84391A1863FA44BC">
    <w:name w:val="E0E8DB5AC01D4C3B84391A1863FA44BC"/>
    <w:rsid w:val="00CB18F0"/>
  </w:style>
  <w:style w:type="paragraph" w:customStyle="1" w:styleId="276A42005E104119A1C9D2526C1DD4A8">
    <w:name w:val="276A42005E104119A1C9D2526C1DD4A8"/>
    <w:rsid w:val="00CB18F0"/>
  </w:style>
  <w:style w:type="paragraph" w:customStyle="1" w:styleId="CAE5F169076242FB942A6D153E27137B">
    <w:name w:val="CAE5F169076242FB942A6D153E27137B"/>
    <w:rsid w:val="00CB18F0"/>
  </w:style>
  <w:style w:type="paragraph" w:customStyle="1" w:styleId="B23917F5006A4CE582116780A432D513">
    <w:name w:val="B23917F5006A4CE582116780A432D513"/>
    <w:rsid w:val="00CB18F0"/>
  </w:style>
  <w:style w:type="paragraph" w:customStyle="1" w:styleId="E14B24199A2649C895DD6EBE473721B6">
    <w:name w:val="E14B24199A2649C895DD6EBE473721B6"/>
    <w:rsid w:val="00CB18F0"/>
  </w:style>
  <w:style w:type="paragraph" w:customStyle="1" w:styleId="5F13B94C301446DD994D4217171B301D">
    <w:name w:val="5F13B94C301446DD994D4217171B301D"/>
    <w:rsid w:val="00CB18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510690456EC2BE4E97A96DEC0A9D9FD3" ma:contentTypeVersion="4" ma:contentTypeDescription="Create a new document." ma:contentTypeScope="" ma:versionID="8833c7a65736d3872e4f1862c79a5095">
  <xsd:schema xmlns:xsd="http://www.w3.org/2001/XMLSchema" xmlns:xs="http://www.w3.org/2001/XMLSchema" xmlns:p="http://schemas.microsoft.com/office/2006/metadata/properties" xmlns:ns2="fc0b2048-2c1d-4f2c-b7c2-a446a245c2e3" targetNamespace="http://schemas.microsoft.com/office/2006/metadata/properties" ma:root="true" ma:fieldsID="0e3d84032b93292953b8869809ca5f1b" ns2:_="">
    <xsd:import namespace="fc0b2048-2c1d-4f2c-b7c2-a446a245c2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b2048-2c1d-4f2c-b7c2-a446a245c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F6909B-64D3-4CC6-9675-B8B141E9FE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3C34F6-2178-4B99-9E8D-4CA1608C7B98}">
  <ds:schemaRefs>
    <ds:schemaRef ds:uri="http://schemas.openxmlformats.org/officeDocument/2006/bibliography"/>
  </ds:schemaRefs>
</ds:datastoreItem>
</file>

<file path=customXml/itemProps3.xml><?xml version="1.0" encoding="utf-8"?>
<ds:datastoreItem xmlns:ds="http://schemas.openxmlformats.org/officeDocument/2006/customXml" ds:itemID="{2D309493-E315-4AB9-9403-053316818ED8}">
  <ds:schemaRefs>
    <ds:schemaRef ds:uri="http://schemas.microsoft.com/sharepoint/v3/contenttype/forms"/>
  </ds:schemaRefs>
</ds:datastoreItem>
</file>

<file path=customXml/itemProps4.xml><?xml version="1.0" encoding="utf-8"?>
<ds:datastoreItem xmlns:ds="http://schemas.openxmlformats.org/officeDocument/2006/customXml" ds:itemID="{C6888858-B647-492A-A813-4710C95E89A2}"/>
</file>

<file path=docMetadata/LabelInfo.xml><?xml version="1.0" encoding="utf-8"?>
<clbl:labelList xmlns:clbl="http://schemas.microsoft.com/office/2020/mipLabelMetadata">
  <clbl:label id="{723a5a87-f39a-4a22-9247-3fc240c01396}" enabled="0" method="" siteId="{723a5a87-f39a-4a22-9247-3fc240c01396}"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University of Waterloo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Reception, AHS</dc:creator>
  <keywords/>
  <dc:description/>
  <lastModifiedBy>Kelly Anthony</lastModifiedBy>
  <revision>9</revision>
  <dcterms:created xsi:type="dcterms:W3CDTF">2024-10-28T15:59:00.0000000Z</dcterms:created>
  <dcterms:modified xsi:type="dcterms:W3CDTF">2025-01-05T23:45:15.5646046Z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0x010100510690456EC2BE4E97A96DEC0A9D9FD3</vt:lpwstr>
  </property>
</Properties>
</file>